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DAD30" w14:textId="77777777" w:rsidR="00D9472E" w:rsidRDefault="00D9472E" w:rsidP="0072413A">
      <w:pPr>
        <w:spacing w:line="240" w:lineRule="auto"/>
        <w:jc w:val="center"/>
        <w:rPr>
          <w:b/>
          <w:bCs/>
        </w:rPr>
      </w:pPr>
      <w:r w:rsidRPr="002202B3">
        <w:rPr>
          <w:b/>
          <w:bCs/>
        </w:rPr>
        <w:t>Πανεπιστήμιο Κρήτης, Τμήμα Επιστήμης Υπολογιστών</w:t>
      </w:r>
    </w:p>
    <w:p w14:paraId="4239E70D" w14:textId="77777777" w:rsidR="00D9472E" w:rsidRPr="002202B3" w:rsidRDefault="00D9472E" w:rsidP="0072413A">
      <w:pPr>
        <w:spacing w:line="240" w:lineRule="auto"/>
        <w:jc w:val="center"/>
        <w:rPr>
          <w:b/>
          <w:bCs/>
        </w:rPr>
      </w:pPr>
      <w:r w:rsidRPr="002202B3">
        <w:rPr>
          <w:b/>
          <w:bCs/>
        </w:rPr>
        <w:t>ΗΥ240: Δομές Δεδομένων</w:t>
      </w:r>
    </w:p>
    <w:p w14:paraId="4261A4AE" w14:textId="77777777" w:rsidR="00D9472E" w:rsidRPr="002202B3" w:rsidRDefault="00D9472E" w:rsidP="0072413A">
      <w:pPr>
        <w:spacing w:line="240" w:lineRule="auto"/>
        <w:jc w:val="center"/>
        <w:rPr>
          <w:b/>
          <w:bCs/>
        </w:rPr>
      </w:pPr>
      <w:r>
        <w:rPr>
          <w:b/>
          <w:bCs/>
        </w:rPr>
        <w:t>Χειμερινό</w:t>
      </w:r>
      <w:r w:rsidRPr="002202B3">
        <w:rPr>
          <w:b/>
          <w:bCs/>
        </w:rPr>
        <w:t xml:space="preserve"> Εξάμηνο – Ακαδημαϊκό Έτος 202</w:t>
      </w:r>
      <w:r>
        <w:rPr>
          <w:b/>
          <w:bCs/>
        </w:rPr>
        <w:t>5</w:t>
      </w:r>
      <w:r w:rsidRPr="002202B3">
        <w:rPr>
          <w:b/>
          <w:bCs/>
        </w:rPr>
        <w:t>-2</w:t>
      </w:r>
      <w:r>
        <w:rPr>
          <w:b/>
          <w:bCs/>
        </w:rPr>
        <w:t>6</w:t>
      </w:r>
    </w:p>
    <w:p w14:paraId="36F78193" w14:textId="1B907EEB" w:rsidR="00D9472E" w:rsidRPr="009405A1" w:rsidRDefault="00D9472E" w:rsidP="0072413A">
      <w:pPr>
        <w:spacing w:line="240" w:lineRule="auto"/>
        <w:jc w:val="center"/>
        <w:rPr>
          <w:b/>
          <w:bCs/>
        </w:rPr>
      </w:pPr>
      <w:r w:rsidRPr="002202B3">
        <w:rPr>
          <w:b/>
          <w:bCs/>
        </w:rPr>
        <w:t xml:space="preserve">1η </w:t>
      </w:r>
      <w:r w:rsidR="009405A1">
        <w:rPr>
          <w:b/>
          <w:bCs/>
        </w:rPr>
        <w:t xml:space="preserve">Φάση </w:t>
      </w:r>
      <w:proofErr w:type="spellStart"/>
      <w:r w:rsidR="009405A1">
        <w:rPr>
          <w:b/>
          <w:bCs/>
        </w:rPr>
        <w:t>Πρότζεκτ</w:t>
      </w:r>
      <w:proofErr w:type="spellEnd"/>
    </w:p>
    <w:p w14:paraId="02131E5B" w14:textId="77777777" w:rsidR="00DC60D7" w:rsidRPr="00523D91" w:rsidRDefault="00DC60D7" w:rsidP="0072413A">
      <w:pPr>
        <w:spacing w:line="240" w:lineRule="auto"/>
        <w:jc w:val="both"/>
        <w:rPr>
          <w:b/>
          <w:bCs/>
          <w:sz w:val="22"/>
          <w:szCs w:val="22"/>
        </w:rPr>
      </w:pPr>
    </w:p>
    <w:p w14:paraId="7E20541C" w14:textId="6386E6BB" w:rsidR="00DC60D7" w:rsidRPr="00C132AE" w:rsidRDefault="00DC60D7" w:rsidP="0072413A">
      <w:pPr>
        <w:spacing w:line="240" w:lineRule="auto"/>
        <w:jc w:val="center"/>
        <w:rPr>
          <w:b/>
          <w:bCs/>
          <w:sz w:val="22"/>
          <w:szCs w:val="22"/>
        </w:rPr>
      </w:pPr>
      <w:r w:rsidRPr="00C132AE">
        <w:rPr>
          <w:b/>
          <w:bCs/>
          <w:sz w:val="22"/>
          <w:szCs w:val="22"/>
        </w:rPr>
        <w:t>Ημερομηνία Παράδοσης</w:t>
      </w:r>
      <w:r w:rsidR="000A6A23" w:rsidRPr="00C132AE">
        <w:rPr>
          <w:b/>
          <w:bCs/>
          <w:sz w:val="22"/>
          <w:szCs w:val="22"/>
        </w:rPr>
        <w:t>: 30 Οκτωβρίου 2025</w:t>
      </w:r>
      <w:r w:rsidR="00EB2545" w:rsidRPr="00C132AE">
        <w:rPr>
          <w:b/>
          <w:bCs/>
          <w:sz w:val="22"/>
          <w:szCs w:val="22"/>
        </w:rPr>
        <w:t>, ώρα 23.59.</w:t>
      </w:r>
    </w:p>
    <w:p w14:paraId="4FBBF70D" w14:textId="59B80943" w:rsidR="00A86E45" w:rsidRPr="00C132AE" w:rsidRDefault="00A86E45" w:rsidP="0072413A">
      <w:pPr>
        <w:spacing w:line="240" w:lineRule="auto"/>
        <w:jc w:val="center"/>
        <w:rPr>
          <w:b/>
          <w:bCs/>
          <w:sz w:val="22"/>
          <w:szCs w:val="22"/>
        </w:rPr>
      </w:pPr>
      <w:r w:rsidRPr="00C132AE">
        <w:rPr>
          <w:b/>
          <w:bCs/>
          <w:sz w:val="22"/>
          <w:szCs w:val="22"/>
        </w:rPr>
        <w:t xml:space="preserve">Τρόπος Παράδοσης: Μέσα από το </w:t>
      </w:r>
      <w:r w:rsidRPr="00C132AE">
        <w:rPr>
          <w:b/>
          <w:bCs/>
          <w:sz w:val="22"/>
          <w:szCs w:val="22"/>
          <w:lang w:val="en-US"/>
        </w:rPr>
        <w:t>eLearn</w:t>
      </w:r>
      <w:r w:rsidRPr="00C132AE">
        <w:rPr>
          <w:b/>
          <w:bCs/>
          <w:sz w:val="22"/>
          <w:szCs w:val="22"/>
        </w:rPr>
        <w:t xml:space="preserve"> του μαθήματος</w:t>
      </w:r>
      <w:r w:rsidR="00D02ED9" w:rsidRPr="00C132AE">
        <w:rPr>
          <w:b/>
          <w:bCs/>
          <w:sz w:val="22"/>
          <w:szCs w:val="22"/>
        </w:rPr>
        <w:t>.</w:t>
      </w:r>
    </w:p>
    <w:p w14:paraId="2D95C372" w14:textId="77777777" w:rsidR="000D4BB2" w:rsidRPr="00C132AE" w:rsidRDefault="000D4BB2" w:rsidP="0072413A">
      <w:pPr>
        <w:spacing w:line="240" w:lineRule="auto"/>
        <w:jc w:val="both"/>
        <w:rPr>
          <w:sz w:val="22"/>
          <w:szCs w:val="22"/>
        </w:rPr>
      </w:pPr>
    </w:p>
    <w:p w14:paraId="6D5447FE" w14:textId="77777777" w:rsidR="001C22BC" w:rsidRPr="00F562B4" w:rsidRDefault="001C22BC" w:rsidP="0072413A">
      <w:pPr>
        <w:pStyle w:val="Heading1"/>
      </w:pPr>
      <w:r w:rsidRPr="00F562B4">
        <w:t>1. Γενική Περιγραφή</w:t>
      </w:r>
    </w:p>
    <w:p w14:paraId="5659C852" w14:textId="77777777" w:rsidR="007B43A5" w:rsidRPr="007B43A5" w:rsidRDefault="007B43A5" w:rsidP="0072413A">
      <w:pPr>
        <w:spacing w:line="240" w:lineRule="auto"/>
        <w:jc w:val="both"/>
        <w:rPr>
          <w:sz w:val="22"/>
          <w:szCs w:val="22"/>
        </w:rPr>
      </w:pPr>
      <w:r w:rsidRPr="007B43A5">
        <w:rPr>
          <w:sz w:val="22"/>
          <w:szCs w:val="22"/>
        </w:rPr>
        <w:t xml:space="preserve">Στην εργασία αυτή θα υλοποιήσετε ένα </w:t>
      </w:r>
      <w:r w:rsidRPr="007B43A5">
        <w:rPr>
          <w:b/>
          <w:bCs/>
          <w:sz w:val="22"/>
          <w:szCs w:val="22"/>
        </w:rPr>
        <w:t>σύστημα διαχείρισης βιβλιοθήκης</w:t>
      </w:r>
      <w:r w:rsidRPr="007B43A5">
        <w:rPr>
          <w:sz w:val="22"/>
          <w:szCs w:val="22"/>
        </w:rPr>
        <w:t>, το οποίο προσομοιώνει τη λειτουργία ενός δικτύου μελών που δανείζονται και αξιολογούν βιβλία.</w:t>
      </w:r>
      <w:r w:rsidRPr="007B43A5">
        <w:rPr>
          <w:sz w:val="22"/>
          <w:szCs w:val="22"/>
        </w:rPr>
        <w:br/>
        <w:t xml:space="preserve">Σκοπός είναι να αναπτύξετε ένα πρόγραμμα το οποίο επεξεργάζεται </w:t>
      </w:r>
      <w:r w:rsidRPr="007B43A5">
        <w:rPr>
          <w:b/>
          <w:bCs/>
          <w:sz w:val="22"/>
          <w:szCs w:val="22"/>
        </w:rPr>
        <w:t>σειρά εντολών</w:t>
      </w:r>
      <w:r w:rsidRPr="007B43A5">
        <w:rPr>
          <w:sz w:val="22"/>
          <w:szCs w:val="22"/>
        </w:rPr>
        <w:t xml:space="preserve"> από αρχείο εισόδου και διαχειρίζεται δυναμικά τις πληροφορίες για τα </w:t>
      </w:r>
      <w:r w:rsidRPr="007B43A5">
        <w:rPr>
          <w:b/>
          <w:bCs/>
          <w:sz w:val="22"/>
          <w:szCs w:val="22"/>
        </w:rPr>
        <w:t>μέλη</w:t>
      </w:r>
      <w:r w:rsidRPr="007B43A5">
        <w:rPr>
          <w:sz w:val="22"/>
          <w:szCs w:val="22"/>
        </w:rPr>
        <w:t xml:space="preserve">, τα </w:t>
      </w:r>
      <w:r w:rsidRPr="007B43A5">
        <w:rPr>
          <w:b/>
          <w:bCs/>
          <w:sz w:val="22"/>
          <w:szCs w:val="22"/>
        </w:rPr>
        <w:t>βιβλία</w:t>
      </w:r>
      <w:r w:rsidRPr="007B43A5">
        <w:rPr>
          <w:sz w:val="22"/>
          <w:szCs w:val="22"/>
        </w:rPr>
        <w:t xml:space="preserve">, και τις </w:t>
      </w:r>
      <w:r w:rsidRPr="007B43A5">
        <w:rPr>
          <w:b/>
          <w:bCs/>
          <w:sz w:val="22"/>
          <w:szCs w:val="22"/>
        </w:rPr>
        <w:t>κατηγορίες (είδη)</w:t>
      </w:r>
      <w:r w:rsidRPr="007B43A5">
        <w:rPr>
          <w:sz w:val="22"/>
          <w:szCs w:val="22"/>
        </w:rPr>
        <w:t xml:space="preserve"> τους.</w:t>
      </w:r>
    </w:p>
    <w:p w14:paraId="4D66CD8A" w14:textId="77777777" w:rsidR="007B43A5" w:rsidRPr="007B43A5" w:rsidRDefault="007B43A5" w:rsidP="0072413A">
      <w:pPr>
        <w:spacing w:line="240" w:lineRule="auto"/>
        <w:jc w:val="both"/>
        <w:rPr>
          <w:sz w:val="22"/>
          <w:szCs w:val="22"/>
        </w:rPr>
      </w:pPr>
      <w:r w:rsidRPr="007B43A5">
        <w:rPr>
          <w:sz w:val="22"/>
          <w:szCs w:val="22"/>
        </w:rPr>
        <w:t>Κάθε βιβλίο ανήκει σε μία κατηγορία και μπορεί να δανειστεί από πολλά μέλη.</w:t>
      </w:r>
      <w:r w:rsidRPr="007B43A5">
        <w:rPr>
          <w:sz w:val="22"/>
          <w:szCs w:val="22"/>
        </w:rPr>
        <w:br/>
        <w:t xml:space="preserve">Όταν ένα μέλος επιστρέφει ένα βιβλίο, μπορεί να το </w:t>
      </w:r>
      <w:r w:rsidRPr="007B43A5">
        <w:rPr>
          <w:b/>
          <w:bCs/>
          <w:sz w:val="22"/>
          <w:szCs w:val="22"/>
        </w:rPr>
        <w:t>βαθμολογήσει</w:t>
      </w:r>
      <w:r w:rsidRPr="007B43A5">
        <w:rPr>
          <w:sz w:val="22"/>
          <w:szCs w:val="22"/>
        </w:rPr>
        <w:t xml:space="preserve">∙ οι βαθμολογίες αυτές καθορίζουν τη </w:t>
      </w:r>
      <w:r w:rsidRPr="007B43A5">
        <w:rPr>
          <w:b/>
          <w:bCs/>
          <w:sz w:val="22"/>
          <w:szCs w:val="22"/>
        </w:rPr>
        <w:t>δημοτικότητα</w:t>
      </w:r>
      <w:r w:rsidRPr="007B43A5">
        <w:rPr>
          <w:sz w:val="22"/>
          <w:szCs w:val="22"/>
        </w:rPr>
        <w:t xml:space="preserve"> του βιβλίου μέσα στην κατηγορία του.</w:t>
      </w:r>
      <w:r w:rsidRPr="007B43A5">
        <w:rPr>
          <w:sz w:val="22"/>
          <w:szCs w:val="22"/>
        </w:rPr>
        <w:br/>
        <w:t xml:space="preserve">Το σύστημα οφείλει να υποστηρίζει </w:t>
      </w:r>
      <w:r w:rsidRPr="007B43A5">
        <w:rPr>
          <w:b/>
          <w:bCs/>
          <w:sz w:val="22"/>
          <w:szCs w:val="22"/>
        </w:rPr>
        <w:t>αποδοτικές ενημερώσεις</w:t>
      </w:r>
      <w:r w:rsidRPr="007B43A5">
        <w:rPr>
          <w:sz w:val="22"/>
          <w:szCs w:val="22"/>
        </w:rPr>
        <w:t xml:space="preserve"> των ταξινομημένων λιστών, ώστε κάθε νέο </w:t>
      </w:r>
      <w:proofErr w:type="spellStart"/>
      <w:r w:rsidRPr="007B43A5">
        <w:rPr>
          <w:sz w:val="22"/>
          <w:szCs w:val="22"/>
        </w:rPr>
        <w:t>score</w:t>
      </w:r>
      <w:proofErr w:type="spellEnd"/>
      <w:r w:rsidRPr="007B43A5">
        <w:rPr>
          <w:sz w:val="22"/>
          <w:szCs w:val="22"/>
        </w:rPr>
        <w:t xml:space="preserve"> να επανατοποθετεί το βιβλίο στη σωστή θέση με ελάχιστες αλλαγές δεικτών.</w:t>
      </w:r>
    </w:p>
    <w:p w14:paraId="7BE7FDE5" w14:textId="599340E1" w:rsidR="007B43A5" w:rsidRPr="007B43A5" w:rsidRDefault="007B43A5" w:rsidP="0072413A">
      <w:pPr>
        <w:spacing w:line="240" w:lineRule="auto"/>
        <w:jc w:val="both"/>
        <w:rPr>
          <w:sz w:val="22"/>
          <w:szCs w:val="22"/>
        </w:rPr>
      </w:pPr>
      <w:r w:rsidRPr="007B43A5">
        <w:rPr>
          <w:sz w:val="22"/>
          <w:szCs w:val="22"/>
        </w:rPr>
        <w:t>Στο τέλος, για κάθε κατηγορία υπολογίζεται ποια βιβλία θα προβληθούν στις «βιτρίνες» της βιβλιοθήκης.</w:t>
      </w:r>
      <w:r w:rsidR="00684174">
        <w:rPr>
          <w:sz w:val="22"/>
          <w:szCs w:val="22"/>
        </w:rPr>
        <w:t xml:space="preserve"> </w:t>
      </w:r>
      <w:r w:rsidRPr="007B43A5">
        <w:rPr>
          <w:sz w:val="22"/>
          <w:szCs w:val="22"/>
        </w:rPr>
        <w:t xml:space="preserve">Η επιλογή γίνεται βάσει δημοτικότητας, χρησιμοποιώντας τη μέθοδο του </w:t>
      </w:r>
      <w:r w:rsidRPr="007B43A5">
        <w:rPr>
          <w:b/>
          <w:bCs/>
          <w:sz w:val="22"/>
          <w:szCs w:val="22"/>
        </w:rPr>
        <w:t>μέτρου και των μεγαλύτερων υπολοίπων</w:t>
      </w:r>
      <w:r w:rsidRPr="007B43A5">
        <w:rPr>
          <w:sz w:val="22"/>
          <w:szCs w:val="22"/>
        </w:rPr>
        <w:t xml:space="preserve"> (όπως στις αναλογικές εκλογές): κάθε κατηγορία παίρνει έναν αριθμό «θέσεων προβολής» ανάλογο της συνολικής της βαθμολογίας.</w:t>
      </w:r>
    </w:p>
    <w:p w14:paraId="0E04476F" w14:textId="77777777" w:rsidR="007B43A5" w:rsidRPr="007B43A5" w:rsidRDefault="007B43A5" w:rsidP="0072413A">
      <w:pPr>
        <w:spacing w:line="240" w:lineRule="auto"/>
        <w:jc w:val="both"/>
        <w:rPr>
          <w:sz w:val="22"/>
          <w:szCs w:val="22"/>
        </w:rPr>
      </w:pPr>
      <w:r w:rsidRPr="007B43A5">
        <w:rPr>
          <w:sz w:val="22"/>
          <w:szCs w:val="22"/>
        </w:rPr>
        <w:t>Η εργασία δίνει έμφαση:</w:t>
      </w:r>
    </w:p>
    <w:p w14:paraId="55352FEF" w14:textId="77777777" w:rsidR="007B43A5" w:rsidRPr="007B43A5" w:rsidRDefault="007B43A5" w:rsidP="0072413A">
      <w:pPr>
        <w:numPr>
          <w:ilvl w:val="0"/>
          <w:numId w:val="12"/>
        </w:numPr>
        <w:spacing w:line="240" w:lineRule="auto"/>
        <w:jc w:val="both"/>
        <w:rPr>
          <w:sz w:val="22"/>
          <w:szCs w:val="22"/>
        </w:rPr>
      </w:pPr>
      <w:r w:rsidRPr="007B43A5">
        <w:rPr>
          <w:sz w:val="22"/>
          <w:szCs w:val="22"/>
        </w:rPr>
        <w:t xml:space="preserve">στη σωστή χρήση </w:t>
      </w:r>
      <w:r w:rsidRPr="007B43A5">
        <w:rPr>
          <w:b/>
          <w:bCs/>
          <w:sz w:val="22"/>
          <w:szCs w:val="22"/>
        </w:rPr>
        <w:t>συνδεδεμένων λιστών</w:t>
      </w:r>
      <w:r w:rsidRPr="007B43A5">
        <w:rPr>
          <w:sz w:val="22"/>
          <w:szCs w:val="22"/>
        </w:rPr>
        <w:t xml:space="preserve"> (</w:t>
      </w:r>
      <w:proofErr w:type="spellStart"/>
      <w:r w:rsidRPr="007B43A5">
        <w:rPr>
          <w:sz w:val="22"/>
          <w:szCs w:val="22"/>
        </w:rPr>
        <w:t>μονοσυνδεδεμένων</w:t>
      </w:r>
      <w:proofErr w:type="spellEnd"/>
      <w:r w:rsidRPr="007B43A5">
        <w:rPr>
          <w:sz w:val="22"/>
          <w:szCs w:val="22"/>
        </w:rPr>
        <w:t xml:space="preserve"> και διπλά συνδεδεμένων),</w:t>
      </w:r>
    </w:p>
    <w:p w14:paraId="747CD005" w14:textId="77777777" w:rsidR="007B43A5" w:rsidRPr="007B43A5" w:rsidRDefault="007B43A5" w:rsidP="0072413A">
      <w:pPr>
        <w:numPr>
          <w:ilvl w:val="0"/>
          <w:numId w:val="12"/>
        </w:numPr>
        <w:spacing w:line="240" w:lineRule="auto"/>
        <w:jc w:val="both"/>
        <w:rPr>
          <w:sz w:val="22"/>
          <w:szCs w:val="22"/>
        </w:rPr>
      </w:pPr>
      <w:r w:rsidRPr="007B43A5">
        <w:rPr>
          <w:sz w:val="22"/>
          <w:szCs w:val="22"/>
        </w:rPr>
        <w:t xml:space="preserve">στην </w:t>
      </w:r>
      <w:r w:rsidRPr="007B43A5">
        <w:rPr>
          <w:b/>
          <w:bCs/>
          <w:sz w:val="22"/>
          <w:szCs w:val="22"/>
        </w:rPr>
        <w:t>αποδοτική ενημέρωση</w:t>
      </w:r>
      <w:r w:rsidRPr="007B43A5">
        <w:rPr>
          <w:sz w:val="22"/>
          <w:szCs w:val="22"/>
        </w:rPr>
        <w:t xml:space="preserve"> κόμβων κατά την προσθήκη νέων δανεισμών ή αξιολογήσεων,</w:t>
      </w:r>
    </w:p>
    <w:p w14:paraId="734534BE" w14:textId="77777777" w:rsidR="007B43A5" w:rsidRPr="007B43A5" w:rsidRDefault="007B43A5" w:rsidP="0072413A">
      <w:pPr>
        <w:numPr>
          <w:ilvl w:val="0"/>
          <w:numId w:val="12"/>
        </w:numPr>
        <w:spacing w:line="240" w:lineRule="auto"/>
        <w:jc w:val="both"/>
        <w:rPr>
          <w:sz w:val="22"/>
          <w:szCs w:val="22"/>
        </w:rPr>
      </w:pPr>
      <w:r w:rsidRPr="007B43A5">
        <w:rPr>
          <w:sz w:val="22"/>
          <w:szCs w:val="22"/>
        </w:rPr>
        <w:t xml:space="preserve">και στην </w:t>
      </w:r>
      <w:r w:rsidRPr="007B43A5">
        <w:rPr>
          <w:b/>
          <w:bCs/>
          <w:sz w:val="22"/>
          <w:szCs w:val="22"/>
        </w:rPr>
        <w:t>ορθή εκτέλεση</w:t>
      </w:r>
      <w:r w:rsidRPr="007B43A5">
        <w:rPr>
          <w:sz w:val="22"/>
          <w:szCs w:val="22"/>
        </w:rPr>
        <w:t xml:space="preserve"> αριθμητικών υπολογισμών και κατατάξεων με βάση πραγματικά δεδομένα (βαθμολογίες, πλήθος διαθέσιμων θέσεων, υπόλοιπα κατηγοριών).</w:t>
      </w:r>
    </w:p>
    <w:p w14:paraId="410550A3" w14:textId="77777777" w:rsidR="007B43A5" w:rsidRPr="007B43A5" w:rsidRDefault="007B43A5" w:rsidP="0072413A">
      <w:pPr>
        <w:spacing w:line="240" w:lineRule="auto"/>
        <w:jc w:val="both"/>
        <w:rPr>
          <w:sz w:val="22"/>
          <w:szCs w:val="22"/>
        </w:rPr>
      </w:pPr>
      <w:r w:rsidRPr="007B43A5">
        <w:rPr>
          <w:sz w:val="22"/>
          <w:szCs w:val="22"/>
        </w:rPr>
        <w:t xml:space="preserve">Η όλη προσομοίωση υλοποιείται σε γλώσσα </w:t>
      </w:r>
      <w:r w:rsidRPr="007B43A5">
        <w:rPr>
          <w:b/>
          <w:bCs/>
          <w:sz w:val="22"/>
          <w:szCs w:val="22"/>
        </w:rPr>
        <w:t>C</w:t>
      </w:r>
      <w:r w:rsidRPr="007B43A5">
        <w:rPr>
          <w:sz w:val="22"/>
          <w:szCs w:val="22"/>
        </w:rPr>
        <w:t>, με έμφαση στη διαχείριση δυναμικής μνήμης, τη διασύνδεση δομών, και την αποφυγή ανακατασκευής λιστών.</w:t>
      </w:r>
    </w:p>
    <w:p w14:paraId="41DF84A9" w14:textId="1F248046" w:rsidR="001C22BC" w:rsidRPr="00C132AE" w:rsidRDefault="001C22BC" w:rsidP="0072413A">
      <w:pPr>
        <w:spacing w:line="240" w:lineRule="auto"/>
        <w:jc w:val="both"/>
        <w:rPr>
          <w:sz w:val="22"/>
          <w:szCs w:val="22"/>
        </w:rPr>
      </w:pPr>
    </w:p>
    <w:p w14:paraId="362930D2" w14:textId="03EBFCA2" w:rsidR="00206020" w:rsidRDefault="00206020" w:rsidP="0072413A">
      <w:pPr>
        <w:spacing w:line="240" w:lineRule="auto"/>
        <w:jc w:val="both"/>
        <w:rPr>
          <w:sz w:val="22"/>
          <w:szCs w:val="22"/>
        </w:rPr>
      </w:pPr>
    </w:p>
    <w:p w14:paraId="46D38C5C" w14:textId="77777777" w:rsidR="00CC3E2B" w:rsidRDefault="00CC3E2B" w:rsidP="0072413A">
      <w:pPr>
        <w:spacing w:line="240" w:lineRule="auto"/>
        <w:jc w:val="both"/>
        <w:rPr>
          <w:sz w:val="22"/>
          <w:szCs w:val="22"/>
        </w:rPr>
      </w:pPr>
    </w:p>
    <w:p w14:paraId="25684AA7" w14:textId="77777777" w:rsidR="00CC3E2B" w:rsidRPr="001C22BC" w:rsidRDefault="00CC3E2B" w:rsidP="0072413A">
      <w:pPr>
        <w:spacing w:line="240" w:lineRule="auto"/>
        <w:jc w:val="both"/>
        <w:rPr>
          <w:sz w:val="22"/>
          <w:szCs w:val="22"/>
        </w:rPr>
      </w:pPr>
    </w:p>
    <w:p w14:paraId="3F60C8B3" w14:textId="05C6B19A" w:rsidR="00D9472E" w:rsidRPr="00C132AE" w:rsidRDefault="00206020" w:rsidP="0072413A">
      <w:pPr>
        <w:pStyle w:val="Heading1"/>
      </w:pPr>
      <w:r w:rsidRPr="00C132AE">
        <w:lastRenderedPageBreak/>
        <w:t>2. Οντότητες του Συστήματος</w:t>
      </w:r>
    </w:p>
    <w:p w14:paraId="258DA94C" w14:textId="77777777" w:rsidR="0072413A" w:rsidRDefault="00CC3E2B" w:rsidP="0072413A">
      <w:pPr>
        <w:spacing w:line="240" w:lineRule="auto"/>
        <w:jc w:val="both"/>
        <w:rPr>
          <w:sz w:val="22"/>
          <w:szCs w:val="22"/>
        </w:rPr>
      </w:pPr>
      <w:r w:rsidRPr="00CC3E2B">
        <w:rPr>
          <w:sz w:val="22"/>
          <w:szCs w:val="22"/>
        </w:rPr>
        <w:t xml:space="preserve">Το σύστημα της βιβλιοθήκης οργανώνεται γύρω από </w:t>
      </w:r>
      <w:r w:rsidRPr="00CC3E2B">
        <w:rPr>
          <w:b/>
          <w:bCs/>
          <w:sz w:val="22"/>
          <w:szCs w:val="22"/>
        </w:rPr>
        <w:t>τρεις βασικές οντότητες</w:t>
      </w:r>
      <w:r w:rsidRPr="00CC3E2B">
        <w:rPr>
          <w:sz w:val="22"/>
          <w:szCs w:val="22"/>
        </w:rPr>
        <w:t xml:space="preserve"> — </w:t>
      </w:r>
      <w:proofErr w:type="spellStart"/>
      <w:r w:rsidRPr="00CC3E2B">
        <w:rPr>
          <w:b/>
          <w:bCs/>
          <w:sz w:val="22"/>
          <w:szCs w:val="22"/>
        </w:rPr>
        <w:t>Books</w:t>
      </w:r>
      <w:proofErr w:type="spellEnd"/>
      <w:r w:rsidRPr="00CC3E2B">
        <w:rPr>
          <w:b/>
          <w:bCs/>
          <w:sz w:val="22"/>
          <w:szCs w:val="22"/>
        </w:rPr>
        <w:t xml:space="preserve"> (Βιβλία)</w:t>
      </w:r>
      <w:r w:rsidRPr="00CC3E2B">
        <w:rPr>
          <w:sz w:val="22"/>
          <w:szCs w:val="22"/>
        </w:rPr>
        <w:t xml:space="preserve">, </w:t>
      </w:r>
      <w:proofErr w:type="spellStart"/>
      <w:r w:rsidRPr="00CC3E2B">
        <w:rPr>
          <w:b/>
          <w:bCs/>
          <w:sz w:val="22"/>
          <w:szCs w:val="22"/>
        </w:rPr>
        <w:t>Members</w:t>
      </w:r>
      <w:proofErr w:type="spellEnd"/>
      <w:r w:rsidRPr="00CC3E2B">
        <w:rPr>
          <w:b/>
          <w:bCs/>
          <w:sz w:val="22"/>
          <w:szCs w:val="22"/>
        </w:rPr>
        <w:t xml:space="preserve"> (Μέλη)</w:t>
      </w:r>
      <w:r w:rsidRPr="00CC3E2B">
        <w:rPr>
          <w:sz w:val="22"/>
          <w:szCs w:val="22"/>
        </w:rPr>
        <w:t xml:space="preserve"> και </w:t>
      </w:r>
      <w:proofErr w:type="spellStart"/>
      <w:r w:rsidRPr="00CC3E2B">
        <w:rPr>
          <w:b/>
          <w:bCs/>
          <w:sz w:val="22"/>
          <w:szCs w:val="22"/>
        </w:rPr>
        <w:t>Genres</w:t>
      </w:r>
      <w:proofErr w:type="spellEnd"/>
      <w:r w:rsidRPr="00CC3E2B">
        <w:rPr>
          <w:b/>
          <w:bCs/>
          <w:sz w:val="22"/>
          <w:szCs w:val="22"/>
        </w:rPr>
        <w:t xml:space="preserve"> (Κατηγορίες)</w:t>
      </w:r>
      <w:r w:rsidRPr="00CC3E2B">
        <w:rPr>
          <w:sz w:val="22"/>
          <w:szCs w:val="22"/>
        </w:rPr>
        <w:t xml:space="preserve"> — καθώς και μία </w:t>
      </w:r>
      <w:r w:rsidRPr="00CC3E2B">
        <w:rPr>
          <w:b/>
          <w:bCs/>
          <w:sz w:val="22"/>
          <w:szCs w:val="22"/>
        </w:rPr>
        <w:t xml:space="preserve">βοηθητική οντότητα </w:t>
      </w:r>
      <w:proofErr w:type="spellStart"/>
      <w:r w:rsidRPr="00CC3E2B">
        <w:rPr>
          <w:b/>
          <w:bCs/>
          <w:sz w:val="22"/>
          <w:szCs w:val="22"/>
        </w:rPr>
        <w:t>Loan</w:t>
      </w:r>
      <w:proofErr w:type="spellEnd"/>
      <w:r w:rsidRPr="00CC3E2B">
        <w:rPr>
          <w:b/>
          <w:bCs/>
          <w:sz w:val="22"/>
          <w:szCs w:val="22"/>
        </w:rPr>
        <w:t xml:space="preserve"> (Δανεισμός)</w:t>
      </w:r>
      <w:r w:rsidRPr="00CC3E2B">
        <w:rPr>
          <w:sz w:val="22"/>
          <w:szCs w:val="22"/>
        </w:rPr>
        <w:t xml:space="preserve"> που συνδέει τα μέλη με τα βιβλία.</w:t>
      </w:r>
    </w:p>
    <w:p w14:paraId="223BB53B" w14:textId="77777777" w:rsidR="0072413A" w:rsidRDefault="0072413A" w:rsidP="0072413A">
      <w:pPr>
        <w:spacing w:line="240" w:lineRule="auto"/>
        <w:jc w:val="both"/>
        <w:rPr>
          <w:sz w:val="22"/>
          <w:szCs w:val="22"/>
        </w:rPr>
      </w:pPr>
    </w:p>
    <w:p w14:paraId="5FB8BDD1" w14:textId="4EFB405C" w:rsidR="00CC3E2B" w:rsidRPr="00CC3E2B" w:rsidRDefault="00CC3E2B" w:rsidP="0072413A">
      <w:pPr>
        <w:pStyle w:val="Heading2"/>
      </w:pPr>
      <w:r w:rsidRPr="00CC3E2B">
        <w:t xml:space="preserve">2.1. </w:t>
      </w:r>
      <w:proofErr w:type="spellStart"/>
      <w:r w:rsidRPr="00CC3E2B">
        <w:t>Book</w:t>
      </w:r>
      <w:proofErr w:type="spellEnd"/>
      <w:r w:rsidRPr="00CC3E2B">
        <w:t xml:space="preserve"> (Βιβλίο)</w:t>
      </w:r>
    </w:p>
    <w:p w14:paraId="4D56D73D" w14:textId="13172A36" w:rsidR="00CC3E2B" w:rsidRPr="00CC3E2B" w:rsidRDefault="00CC3E2B" w:rsidP="0072413A">
      <w:pPr>
        <w:spacing w:line="240" w:lineRule="auto"/>
        <w:jc w:val="both"/>
        <w:rPr>
          <w:sz w:val="22"/>
          <w:szCs w:val="22"/>
        </w:rPr>
      </w:pPr>
      <w:r w:rsidRPr="00CC3E2B">
        <w:rPr>
          <w:sz w:val="22"/>
          <w:szCs w:val="22"/>
        </w:rPr>
        <w:t>Κάθε βιβλίο είναι ένα αντικείμενο που μπορεί να δανειστεί, να επιστραφεί και να βαθμολογηθεί.</w:t>
      </w:r>
      <w:r w:rsidR="00821766">
        <w:rPr>
          <w:sz w:val="22"/>
          <w:szCs w:val="22"/>
        </w:rPr>
        <w:t xml:space="preserve"> </w:t>
      </w:r>
      <w:r w:rsidRPr="00CC3E2B">
        <w:rPr>
          <w:sz w:val="22"/>
          <w:szCs w:val="22"/>
        </w:rPr>
        <w:t>Ανήκει σε μία μόνο κατηγορία (</w:t>
      </w:r>
      <w:proofErr w:type="spellStart"/>
      <w:r w:rsidRPr="00CC3E2B">
        <w:rPr>
          <w:sz w:val="22"/>
          <w:szCs w:val="22"/>
        </w:rPr>
        <w:t>genre</w:t>
      </w:r>
      <w:proofErr w:type="spellEnd"/>
      <w:r w:rsidRPr="00CC3E2B">
        <w:rPr>
          <w:sz w:val="22"/>
          <w:szCs w:val="22"/>
        </w:rPr>
        <w:t>) και συγκεντρώνει στατιστικά σχετικά με τη δημοτικότητά του.</w:t>
      </w:r>
    </w:p>
    <w:p w14:paraId="178C109C" w14:textId="77777777" w:rsidR="00CC3E2B" w:rsidRPr="00CC3E2B" w:rsidRDefault="00CC3E2B" w:rsidP="0072413A">
      <w:pPr>
        <w:spacing w:line="240" w:lineRule="auto"/>
        <w:jc w:val="both"/>
        <w:rPr>
          <w:sz w:val="22"/>
          <w:szCs w:val="22"/>
        </w:rPr>
      </w:pPr>
      <w:r w:rsidRPr="00CC3E2B">
        <w:rPr>
          <w:b/>
          <w:bCs/>
          <w:sz w:val="22"/>
          <w:szCs w:val="22"/>
        </w:rPr>
        <w:t>Πεδία:</w:t>
      </w:r>
    </w:p>
    <w:p w14:paraId="7365F527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bid</w:t>
      </w:r>
      <w:proofErr w:type="spellEnd"/>
      <w:r w:rsidRPr="00CC3E2B">
        <w:rPr>
          <w:sz w:val="22"/>
          <w:szCs w:val="22"/>
        </w:rPr>
        <w:t xml:space="preserve"> – Μοναδικός κωδικός βιβλίου.</w:t>
      </w:r>
    </w:p>
    <w:p w14:paraId="297ADA1F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gid</w:t>
      </w:r>
      <w:proofErr w:type="spellEnd"/>
      <w:r w:rsidRPr="00CC3E2B">
        <w:rPr>
          <w:sz w:val="22"/>
          <w:szCs w:val="22"/>
        </w:rPr>
        <w:t xml:space="preserve"> – Κωδικός κατηγορίας στην οποία ανήκει.</w:t>
      </w:r>
    </w:p>
    <w:p w14:paraId="690EA1F7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title</w:t>
      </w:r>
      <w:proofErr w:type="spellEnd"/>
      <w:r w:rsidRPr="00CC3E2B">
        <w:rPr>
          <w:sz w:val="22"/>
          <w:szCs w:val="22"/>
        </w:rPr>
        <w:t xml:space="preserve"> – Τίτλος του βιβλίου.</w:t>
      </w:r>
    </w:p>
    <w:p w14:paraId="71685E3D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sum_scores</w:t>
      </w:r>
      <w:proofErr w:type="spellEnd"/>
      <w:r w:rsidRPr="00CC3E2B">
        <w:rPr>
          <w:sz w:val="22"/>
          <w:szCs w:val="22"/>
        </w:rPr>
        <w:t xml:space="preserve"> – Άθροισμα όλων των έγκυρων βαθμολογιών.</w:t>
      </w:r>
    </w:p>
    <w:p w14:paraId="4BF43E60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n_reviews</w:t>
      </w:r>
      <w:proofErr w:type="spellEnd"/>
      <w:r w:rsidRPr="00CC3E2B">
        <w:rPr>
          <w:sz w:val="22"/>
          <w:szCs w:val="22"/>
        </w:rPr>
        <w:t xml:space="preserve"> – Πλήθος έγκυρων αξιολογήσεων.</w:t>
      </w:r>
    </w:p>
    <w:p w14:paraId="7409B839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  <w:lang w:val="en-US"/>
        </w:rPr>
      </w:pPr>
      <w:r w:rsidRPr="00CC3E2B">
        <w:rPr>
          <w:sz w:val="22"/>
          <w:szCs w:val="22"/>
          <w:lang w:val="en-US"/>
        </w:rPr>
        <w:t xml:space="preserve">avg – </w:t>
      </w:r>
      <w:r w:rsidRPr="00CC3E2B">
        <w:rPr>
          <w:sz w:val="22"/>
          <w:szCs w:val="22"/>
        </w:rPr>
        <w:t>Μέση</w:t>
      </w:r>
      <w:r w:rsidRPr="00CC3E2B">
        <w:rPr>
          <w:sz w:val="22"/>
          <w:szCs w:val="22"/>
          <w:lang w:val="en-US"/>
        </w:rPr>
        <w:t xml:space="preserve"> </w:t>
      </w:r>
      <w:r w:rsidRPr="00CC3E2B">
        <w:rPr>
          <w:sz w:val="22"/>
          <w:szCs w:val="22"/>
        </w:rPr>
        <w:t>βαθμολογία</w:t>
      </w:r>
      <w:r w:rsidRPr="00CC3E2B">
        <w:rPr>
          <w:sz w:val="22"/>
          <w:szCs w:val="22"/>
          <w:lang w:val="en-US"/>
        </w:rPr>
        <w:t xml:space="preserve"> (floor(</w:t>
      </w:r>
      <w:proofErr w:type="spellStart"/>
      <w:r w:rsidRPr="00CC3E2B">
        <w:rPr>
          <w:sz w:val="22"/>
          <w:szCs w:val="22"/>
          <w:lang w:val="en-US"/>
        </w:rPr>
        <w:t>sum_scores</w:t>
      </w:r>
      <w:proofErr w:type="spellEnd"/>
      <w:r w:rsidRPr="00CC3E2B">
        <w:rPr>
          <w:sz w:val="22"/>
          <w:szCs w:val="22"/>
          <w:lang w:val="en-US"/>
        </w:rPr>
        <w:t xml:space="preserve"> / </w:t>
      </w:r>
      <w:proofErr w:type="spellStart"/>
      <w:r w:rsidRPr="00CC3E2B">
        <w:rPr>
          <w:sz w:val="22"/>
          <w:szCs w:val="22"/>
          <w:lang w:val="en-US"/>
        </w:rPr>
        <w:t>n_reviews</w:t>
      </w:r>
      <w:proofErr w:type="spellEnd"/>
      <w:r w:rsidRPr="00CC3E2B">
        <w:rPr>
          <w:sz w:val="22"/>
          <w:szCs w:val="22"/>
          <w:lang w:val="en-US"/>
        </w:rPr>
        <w:t>)).</w:t>
      </w:r>
    </w:p>
    <w:p w14:paraId="33ED4A42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lost_flag</w:t>
      </w:r>
      <w:proofErr w:type="spellEnd"/>
      <w:r w:rsidRPr="00CC3E2B">
        <w:rPr>
          <w:sz w:val="22"/>
          <w:szCs w:val="22"/>
        </w:rPr>
        <w:t xml:space="preserve"> – 1 αν το βιβλίο έχει δηλωθεί ως χαμένο, αλλιώς 0.</w:t>
      </w:r>
    </w:p>
    <w:p w14:paraId="3146A104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next</w:t>
      </w:r>
      <w:proofErr w:type="spellEnd"/>
      <w:r w:rsidRPr="00CC3E2B">
        <w:rPr>
          <w:sz w:val="22"/>
          <w:szCs w:val="22"/>
        </w:rPr>
        <w:t xml:space="preserve">, </w:t>
      </w:r>
      <w:proofErr w:type="spellStart"/>
      <w:r w:rsidRPr="00CC3E2B">
        <w:rPr>
          <w:sz w:val="22"/>
          <w:szCs w:val="22"/>
        </w:rPr>
        <w:t>prev</w:t>
      </w:r>
      <w:proofErr w:type="spellEnd"/>
      <w:r w:rsidRPr="00CC3E2B">
        <w:rPr>
          <w:sz w:val="22"/>
          <w:szCs w:val="22"/>
        </w:rPr>
        <w:t xml:space="preserve"> – Δείκτες για διπλά συνδεδεμένη λίστα ταξινομημένη κατά </w:t>
      </w:r>
      <w:proofErr w:type="spellStart"/>
      <w:r w:rsidRPr="00CC3E2B">
        <w:rPr>
          <w:sz w:val="22"/>
          <w:szCs w:val="22"/>
        </w:rPr>
        <w:t>avg</w:t>
      </w:r>
      <w:proofErr w:type="spellEnd"/>
      <w:r w:rsidRPr="00CC3E2B">
        <w:rPr>
          <w:sz w:val="22"/>
          <w:szCs w:val="22"/>
        </w:rPr>
        <w:t xml:space="preserve"> (φθίνουσα).</w:t>
      </w:r>
    </w:p>
    <w:p w14:paraId="7D9BE486" w14:textId="28ACDDA9" w:rsidR="00CC3E2B" w:rsidRPr="00CC3E2B" w:rsidRDefault="00CC3E2B" w:rsidP="0072413A">
      <w:pPr>
        <w:spacing w:line="240" w:lineRule="auto"/>
        <w:jc w:val="both"/>
        <w:rPr>
          <w:sz w:val="22"/>
          <w:szCs w:val="22"/>
        </w:rPr>
      </w:pPr>
      <w:r w:rsidRPr="00CC3E2B">
        <w:rPr>
          <w:b/>
          <w:bCs/>
          <w:sz w:val="22"/>
          <w:szCs w:val="22"/>
        </w:rPr>
        <w:t>Ρόλος:</w:t>
      </w:r>
      <w:r w:rsidRPr="00CC3E2B">
        <w:rPr>
          <w:sz w:val="22"/>
          <w:szCs w:val="22"/>
        </w:rPr>
        <w:br/>
        <w:t>Το βιβλίο αποτελεί τον βασικό κόμβο πληροφορίας.</w:t>
      </w:r>
      <w:r>
        <w:rPr>
          <w:sz w:val="22"/>
          <w:szCs w:val="22"/>
        </w:rPr>
        <w:t xml:space="preserve"> </w:t>
      </w:r>
      <w:r w:rsidRPr="00CC3E2B">
        <w:rPr>
          <w:sz w:val="22"/>
          <w:szCs w:val="22"/>
        </w:rPr>
        <w:t>Κατά την επιστροφή:</w:t>
      </w:r>
    </w:p>
    <w:p w14:paraId="609AF338" w14:textId="77777777" w:rsidR="00CC3E2B" w:rsidRPr="00CC3E2B" w:rsidRDefault="00CC3E2B" w:rsidP="0072413A">
      <w:pPr>
        <w:pStyle w:val="ListParagraph"/>
        <w:numPr>
          <w:ilvl w:val="0"/>
          <w:numId w:val="21"/>
        </w:numPr>
        <w:spacing w:line="240" w:lineRule="auto"/>
        <w:jc w:val="both"/>
        <w:rPr>
          <w:sz w:val="22"/>
          <w:szCs w:val="22"/>
        </w:rPr>
      </w:pPr>
      <w:r w:rsidRPr="00CC3E2B">
        <w:rPr>
          <w:sz w:val="22"/>
          <w:szCs w:val="22"/>
        </w:rPr>
        <w:t>ενημερώνεται το άθροισμα και ο μέσος όρος των βαθμολογιών,</w:t>
      </w:r>
    </w:p>
    <w:p w14:paraId="3371A601" w14:textId="77777777" w:rsidR="00CC3E2B" w:rsidRPr="00CC3E2B" w:rsidRDefault="00CC3E2B" w:rsidP="0072413A">
      <w:pPr>
        <w:pStyle w:val="ListParagraph"/>
        <w:numPr>
          <w:ilvl w:val="0"/>
          <w:numId w:val="21"/>
        </w:numPr>
        <w:spacing w:line="240" w:lineRule="auto"/>
        <w:jc w:val="both"/>
        <w:rPr>
          <w:sz w:val="22"/>
          <w:szCs w:val="22"/>
        </w:rPr>
      </w:pPr>
      <w:r w:rsidRPr="00CC3E2B">
        <w:rPr>
          <w:sz w:val="22"/>
          <w:szCs w:val="22"/>
        </w:rPr>
        <w:t>επανατοποθετείται αποδοτικά στη σωστή θέση στη λίστα ταξινομημένων βιβλίων της κατηγορίας του (με τοπικές αλλαγές δεικτών),</w:t>
      </w:r>
    </w:p>
    <w:p w14:paraId="29FA351A" w14:textId="77777777" w:rsidR="00CC3E2B" w:rsidRPr="00CC3E2B" w:rsidRDefault="00CC3E2B" w:rsidP="0072413A">
      <w:pPr>
        <w:pStyle w:val="ListParagraph"/>
        <w:numPr>
          <w:ilvl w:val="0"/>
          <w:numId w:val="21"/>
        </w:numPr>
        <w:spacing w:line="240" w:lineRule="auto"/>
        <w:jc w:val="both"/>
        <w:rPr>
          <w:sz w:val="22"/>
          <w:szCs w:val="22"/>
        </w:rPr>
      </w:pPr>
      <w:r w:rsidRPr="00CC3E2B">
        <w:rPr>
          <w:sz w:val="22"/>
          <w:szCs w:val="22"/>
        </w:rPr>
        <w:t>αν δηλωθεί ως χαμένο, εξαιρείται από τις μελλοντικές προβολές.</w:t>
      </w:r>
    </w:p>
    <w:p w14:paraId="29C99E84" w14:textId="77777777" w:rsidR="0072413A" w:rsidRPr="00523D91" w:rsidRDefault="0072413A" w:rsidP="00520998"/>
    <w:p w14:paraId="25BFC655" w14:textId="4A012A89" w:rsidR="00CC3E2B" w:rsidRPr="00CC3E2B" w:rsidRDefault="00CC3E2B" w:rsidP="0072413A">
      <w:pPr>
        <w:pStyle w:val="Heading2"/>
        <w:spacing w:line="240" w:lineRule="auto"/>
      </w:pPr>
      <w:r w:rsidRPr="00CC3E2B">
        <w:t xml:space="preserve">2.2. </w:t>
      </w:r>
      <w:proofErr w:type="spellStart"/>
      <w:r w:rsidRPr="00CC3E2B">
        <w:t>Member</w:t>
      </w:r>
      <w:proofErr w:type="spellEnd"/>
      <w:r w:rsidRPr="00CC3E2B">
        <w:t xml:space="preserve"> (Μέλος)</w:t>
      </w:r>
    </w:p>
    <w:p w14:paraId="49286ED7" w14:textId="77777777" w:rsidR="00CC3E2B" w:rsidRPr="00CC3E2B" w:rsidRDefault="00CC3E2B" w:rsidP="0072413A">
      <w:pPr>
        <w:spacing w:line="240" w:lineRule="auto"/>
        <w:jc w:val="both"/>
        <w:rPr>
          <w:sz w:val="22"/>
          <w:szCs w:val="22"/>
        </w:rPr>
      </w:pPr>
      <w:r w:rsidRPr="00CC3E2B">
        <w:rPr>
          <w:sz w:val="22"/>
          <w:szCs w:val="22"/>
        </w:rPr>
        <w:t>Αντιπροσωπεύει έναν αναγνώστη της βιβλιοθήκης, ο οποίος μπορεί να δανείζεται, να επιστρέφει και να αξιολογεί βιβλία.</w:t>
      </w:r>
    </w:p>
    <w:p w14:paraId="2F30FE48" w14:textId="77777777" w:rsidR="00CC3E2B" w:rsidRPr="00CC3E2B" w:rsidRDefault="00CC3E2B" w:rsidP="0072413A">
      <w:pPr>
        <w:spacing w:line="240" w:lineRule="auto"/>
        <w:jc w:val="both"/>
        <w:rPr>
          <w:sz w:val="22"/>
          <w:szCs w:val="22"/>
        </w:rPr>
      </w:pPr>
      <w:r w:rsidRPr="00CC3E2B">
        <w:rPr>
          <w:b/>
          <w:bCs/>
          <w:sz w:val="22"/>
          <w:szCs w:val="22"/>
        </w:rPr>
        <w:t>Πεδία:</w:t>
      </w:r>
    </w:p>
    <w:p w14:paraId="0597D146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sid</w:t>
      </w:r>
      <w:proofErr w:type="spellEnd"/>
      <w:r w:rsidRPr="00CC3E2B">
        <w:rPr>
          <w:sz w:val="22"/>
          <w:szCs w:val="22"/>
        </w:rPr>
        <w:t xml:space="preserve"> – Μοναδικός κωδικός μέλους.</w:t>
      </w:r>
    </w:p>
    <w:p w14:paraId="2C4417FD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name</w:t>
      </w:r>
      <w:proofErr w:type="spellEnd"/>
      <w:r w:rsidRPr="00CC3E2B">
        <w:rPr>
          <w:sz w:val="22"/>
          <w:szCs w:val="22"/>
        </w:rPr>
        <w:t xml:space="preserve"> – Ονοματεπώνυμο μέλους.</w:t>
      </w:r>
    </w:p>
    <w:p w14:paraId="4B59092B" w14:textId="1316908C" w:rsid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loans</w:t>
      </w:r>
      <w:proofErr w:type="spellEnd"/>
      <w:r w:rsidRPr="00CC3E2B">
        <w:rPr>
          <w:sz w:val="22"/>
          <w:szCs w:val="22"/>
        </w:rPr>
        <w:t xml:space="preserve"> – </w:t>
      </w:r>
      <w:proofErr w:type="spellStart"/>
      <w:r w:rsidRPr="00CC3E2B">
        <w:rPr>
          <w:sz w:val="22"/>
          <w:szCs w:val="22"/>
        </w:rPr>
        <w:t>Μονοσυνδεδεμένη</w:t>
      </w:r>
      <w:proofErr w:type="spellEnd"/>
      <w:r w:rsidRPr="00CC3E2B">
        <w:rPr>
          <w:sz w:val="22"/>
          <w:szCs w:val="22"/>
        </w:rPr>
        <w:t xml:space="preserve"> λίστα ενεργών δανεισμών</w:t>
      </w:r>
      <w:r w:rsidR="00F55CA7" w:rsidRPr="005620BC">
        <w:rPr>
          <w:sz w:val="22"/>
          <w:szCs w:val="22"/>
        </w:rPr>
        <w:t xml:space="preserve"> </w:t>
      </w:r>
      <w:r w:rsidR="00F55CA7">
        <w:rPr>
          <w:sz w:val="22"/>
          <w:szCs w:val="22"/>
        </w:rPr>
        <w:t>με</w:t>
      </w:r>
      <w:r w:rsidR="00F55CA7" w:rsidRPr="005620BC">
        <w:rPr>
          <w:sz w:val="22"/>
          <w:szCs w:val="22"/>
        </w:rPr>
        <w:t xml:space="preserve"> </w:t>
      </w:r>
      <w:r w:rsidR="00F55CA7">
        <w:rPr>
          <w:sz w:val="22"/>
          <w:szCs w:val="22"/>
          <w:lang w:val="en-US"/>
        </w:rPr>
        <w:t>sentinel</w:t>
      </w:r>
      <w:r w:rsidR="00F55CA7" w:rsidRPr="005620BC">
        <w:rPr>
          <w:sz w:val="22"/>
          <w:szCs w:val="22"/>
        </w:rPr>
        <w:t xml:space="preserve"> </w:t>
      </w:r>
      <w:r w:rsidR="00F55CA7">
        <w:rPr>
          <w:sz w:val="22"/>
          <w:szCs w:val="22"/>
          <w:lang w:val="en-US"/>
        </w:rPr>
        <w:t>node</w:t>
      </w:r>
      <w:r w:rsidRPr="00CC3E2B">
        <w:rPr>
          <w:sz w:val="22"/>
          <w:szCs w:val="22"/>
        </w:rPr>
        <w:t>.</w:t>
      </w:r>
    </w:p>
    <w:p w14:paraId="14DD9EAB" w14:textId="52C826AE" w:rsidR="0042571A" w:rsidRPr="0042571A" w:rsidRDefault="0042571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42571A">
        <w:rPr>
          <w:sz w:val="22"/>
          <w:szCs w:val="22"/>
        </w:rPr>
        <w:t>next</w:t>
      </w:r>
      <w:proofErr w:type="spellEnd"/>
      <w:r w:rsidRPr="0042571A">
        <w:rPr>
          <w:sz w:val="22"/>
          <w:szCs w:val="22"/>
        </w:rPr>
        <w:t xml:space="preserve"> – Δείκτης στον επόμενο μέλος.</w:t>
      </w:r>
    </w:p>
    <w:p w14:paraId="31C1A2AB" w14:textId="3EEACC00" w:rsidR="00CC3E2B" w:rsidRPr="005D3652" w:rsidRDefault="00CC3E2B" w:rsidP="0072413A">
      <w:pPr>
        <w:spacing w:line="240" w:lineRule="auto"/>
        <w:jc w:val="both"/>
        <w:rPr>
          <w:sz w:val="22"/>
          <w:szCs w:val="22"/>
        </w:rPr>
      </w:pPr>
      <w:r w:rsidRPr="00CC3E2B">
        <w:rPr>
          <w:b/>
          <w:bCs/>
          <w:sz w:val="22"/>
          <w:szCs w:val="22"/>
        </w:rPr>
        <w:t>Ρόλος:</w:t>
      </w:r>
      <w:r w:rsidRPr="00CC3E2B">
        <w:rPr>
          <w:sz w:val="22"/>
          <w:szCs w:val="22"/>
        </w:rPr>
        <w:br/>
        <w:t>Κάθε μέλος μπορεί να έχει ταυτόχρονα πολλούς ενεργούς δανεισμούς.</w:t>
      </w:r>
      <w:r w:rsidR="00821766">
        <w:rPr>
          <w:sz w:val="22"/>
          <w:szCs w:val="22"/>
        </w:rPr>
        <w:t xml:space="preserve"> </w:t>
      </w:r>
      <w:r w:rsidRPr="00CC3E2B">
        <w:rPr>
          <w:sz w:val="22"/>
          <w:szCs w:val="22"/>
        </w:rPr>
        <w:t xml:space="preserve">Κατά την επιστροφή βιβλίου, το μέλος παρέχει βαθμολογία που ενημερώνει το αντίστοιχο </w:t>
      </w:r>
      <w:proofErr w:type="spellStart"/>
      <w:r w:rsidRPr="00CC3E2B">
        <w:rPr>
          <w:sz w:val="22"/>
          <w:szCs w:val="22"/>
        </w:rPr>
        <w:t>book</w:t>
      </w:r>
      <w:proofErr w:type="spellEnd"/>
      <w:r w:rsidRPr="00CC3E2B">
        <w:rPr>
          <w:sz w:val="22"/>
          <w:szCs w:val="22"/>
        </w:rPr>
        <w:t>.</w:t>
      </w:r>
      <w:r w:rsidR="00B153BB">
        <w:rPr>
          <w:sz w:val="22"/>
          <w:szCs w:val="22"/>
        </w:rPr>
        <w:t xml:space="preserve"> </w:t>
      </w:r>
      <w:r w:rsidRPr="00CC3E2B">
        <w:rPr>
          <w:sz w:val="22"/>
          <w:szCs w:val="22"/>
        </w:rPr>
        <w:t xml:space="preserve">Η λίστα </w:t>
      </w:r>
      <w:proofErr w:type="spellStart"/>
      <w:r w:rsidRPr="00CC3E2B">
        <w:rPr>
          <w:sz w:val="22"/>
          <w:szCs w:val="22"/>
        </w:rPr>
        <w:t>loans</w:t>
      </w:r>
      <w:proofErr w:type="spellEnd"/>
      <w:r w:rsidRPr="00CC3E2B">
        <w:rPr>
          <w:sz w:val="22"/>
          <w:szCs w:val="22"/>
        </w:rPr>
        <w:t xml:space="preserve"> είναι </w:t>
      </w:r>
      <w:proofErr w:type="spellStart"/>
      <w:r w:rsidRPr="00CC3E2B">
        <w:rPr>
          <w:b/>
          <w:bCs/>
          <w:sz w:val="22"/>
          <w:szCs w:val="22"/>
        </w:rPr>
        <w:t>unsorted</w:t>
      </w:r>
      <w:proofErr w:type="spellEnd"/>
      <w:r w:rsidRPr="00CC3E2B">
        <w:rPr>
          <w:sz w:val="22"/>
          <w:szCs w:val="22"/>
        </w:rPr>
        <w:t xml:space="preserve"> και επιτρέπει εισαγωγή/διαγραφή σε </w:t>
      </w:r>
      <w:r w:rsidRPr="00CC3E2B">
        <w:rPr>
          <w:b/>
          <w:bCs/>
          <w:sz w:val="22"/>
          <w:szCs w:val="22"/>
        </w:rPr>
        <w:t>O(1)</w:t>
      </w:r>
      <w:r w:rsidRPr="00CC3E2B">
        <w:rPr>
          <w:sz w:val="22"/>
          <w:szCs w:val="22"/>
        </w:rPr>
        <w:t>.</w:t>
      </w:r>
      <w:r w:rsidR="00FB620E">
        <w:rPr>
          <w:sz w:val="22"/>
          <w:szCs w:val="22"/>
        </w:rPr>
        <w:t xml:space="preserve"> Υλοποιείται με χρήση </w:t>
      </w:r>
      <w:r w:rsidR="00016A24">
        <w:rPr>
          <w:sz w:val="22"/>
          <w:szCs w:val="22"/>
          <w:lang w:val="en-US"/>
        </w:rPr>
        <w:t>sentinel</w:t>
      </w:r>
      <w:r w:rsidR="00016A24" w:rsidRPr="00323846">
        <w:rPr>
          <w:sz w:val="22"/>
          <w:szCs w:val="22"/>
        </w:rPr>
        <w:t xml:space="preserve"> </w:t>
      </w:r>
      <w:r w:rsidR="00016A24">
        <w:rPr>
          <w:sz w:val="22"/>
          <w:szCs w:val="22"/>
          <w:lang w:val="en-US"/>
        </w:rPr>
        <w:t>node</w:t>
      </w:r>
      <w:r w:rsidR="00016A24">
        <w:rPr>
          <w:sz w:val="22"/>
          <w:szCs w:val="22"/>
        </w:rPr>
        <w:t xml:space="preserve"> (κόμβος φρουρός).</w:t>
      </w:r>
    </w:p>
    <w:p w14:paraId="74A7EFAD" w14:textId="77777777" w:rsidR="0072413A" w:rsidRDefault="0072413A" w:rsidP="00520998"/>
    <w:p w14:paraId="11569AF5" w14:textId="4AF6AF17" w:rsidR="00CC3E2B" w:rsidRPr="00CC3E2B" w:rsidRDefault="00CC3E2B" w:rsidP="0072413A">
      <w:pPr>
        <w:pStyle w:val="Heading2"/>
        <w:spacing w:line="240" w:lineRule="auto"/>
      </w:pPr>
      <w:r w:rsidRPr="00CC3E2B">
        <w:t xml:space="preserve">2.3. </w:t>
      </w:r>
      <w:proofErr w:type="spellStart"/>
      <w:r w:rsidRPr="00CC3E2B">
        <w:t>Loan</w:t>
      </w:r>
      <w:proofErr w:type="spellEnd"/>
      <w:r w:rsidRPr="00CC3E2B">
        <w:t xml:space="preserve"> (Δανεισμός)</w:t>
      </w:r>
    </w:p>
    <w:p w14:paraId="42835F2D" w14:textId="77777777" w:rsidR="00CC3E2B" w:rsidRPr="00CC3E2B" w:rsidRDefault="00CC3E2B" w:rsidP="0072413A">
      <w:pPr>
        <w:spacing w:line="240" w:lineRule="auto"/>
        <w:jc w:val="both"/>
        <w:rPr>
          <w:sz w:val="22"/>
          <w:szCs w:val="22"/>
        </w:rPr>
      </w:pPr>
      <w:r w:rsidRPr="00CC3E2B">
        <w:rPr>
          <w:sz w:val="22"/>
          <w:szCs w:val="22"/>
        </w:rPr>
        <w:lastRenderedPageBreak/>
        <w:t>Αντιπροσωπεύει τη σχέση μεταξύ ενός μέλους και ενός βιβλίου που έχει δανειστεί.</w:t>
      </w:r>
      <w:r w:rsidRPr="00CC3E2B">
        <w:rPr>
          <w:sz w:val="22"/>
          <w:szCs w:val="22"/>
        </w:rPr>
        <w:br/>
        <w:t>Είναι προσωρινή οντότητα που διαγράφεται μετά την επιστροφή.</w:t>
      </w:r>
    </w:p>
    <w:p w14:paraId="44E727B3" w14:textId="77777777" w:rsidR="00CC3E2B" w:rsidRPr="00CC3E2B" w:rsidRDefault="00CC3E2B" w:rsidP="0072413A">
      <w:pPr>
        <w:spacing w:line="240" w:lineRule="auto"/>
        <w:jc w:val="both"/>
        <w:rPr>
          <w:sz w:val="22"/>
          <w:szCs w:val="22"/>
        </w:rPr>
      </w:pPr>
      <w:r w:rsidRPr="00CC3E2B">
        <w:rPr>
          <w:b/>
          <w:bCs/>
          <w:sz w:val="22"/>
          <w:szCs w:val="22"/>
        </w:rPr>
        <w:t>Πεδία:</w:t>
      </w:r>
    </w:p>
    <w:p w14:paraId="72EADC82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sid</w:t>
      </w:r>
      <w:proofErr w:type="spellEnd"/>
      <w:r w:rsidRPr="00CC3E2B">
        <w:rPr>
          <w:sz w:val="22"/>
          <w:szCs w:val="22"/>
        </w:rPr>
        <w:t xml:space="preserve"> – Κωδικός μέλους που δανείζεται.</w:t>
      </w:r>
    </w:p>
    <w:p w14:paraId="371A694E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bid</w:t>
      </w:r>
      <w:proofErr w:type="spellEnd"/>
      <w:r w:rsidRPr="00CC3E2B">
        <w:rPr>
          <w:sz w:val="22"/>
          <w:szCs w:val="22"/>
        </w:rPr>
        <w:t xml:space="preserve"> – Κωδικός βιβλίου που δανείζεται.</w:t>
      </w:r>
    </w:p>
    <w:p w14:paraId="2DDE4F82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next</w:t>
      </w:r>
      <w:proofErr w:type="spellEnd"/>
      <w:r w:rsidRPr="00CC3E2B">
        <w:rPr>
          <w:sz w:val="22"/>
          <w:szCs w:val="22"/>
        </w:rPr>
        <w:t xml:space="preserve"> – Δείκτης στον επόμενο ενεργό δανεισμό του ίδιου μέλους.</w:t>
      </w:r>
    </w:p>
    <w:p w14:paraId="449D05D1" w14:textId="77777777" w:rsidR="00CC3E2B" w:rsidRPr="00CC3E2B" w:rsidRDefault="00CC3E2B" w:rsidP="0072413A">
      <w:pPr>
        <w:spacing w:line="240" w:lineRule="auto"/>
        <w:jc w:val="both"/>
        <w:rPr>
          <w:sz w:val="22"/>
          <w:szCs w:val="22"/>
        </w:rPr>
      </w:pPr>
      <w:r w:rsidRPr="00CC3E2B">
        <w:rPr>
          <w:b/>
          <w:bCs/>
          <w:sz w:val="22"/>
          <w:szCs w:val="22"/>
        </w:rPr>
        <w:t>Ρόλος:</w:t>
      </w:r>
      <w:r w:rsidRPr="00CC3E2B">
        <w:rPr>
          <w:sz w:val="22"/>
          <w:szCs w:val="22"/>
        </w:rPr>
        <w:br/>
        <w:t xml:space="preserve">Η ύπαρξη της οντότητας αυτής επιτρέπει τη συσχέτιση </w:t>
      </w:r>
      <w:proofErr w:type="spellStart"/>
      <w:r w:rsidRPr="00CC3E2B">
        <w:rPr>
          <w:sz w:val="22"/>
          <w:szCs w:val="22"/>
        </w:rPr>
        <w:t>member</w:t>
      </w:r>
      <w:proofErr w:type="spellEnd"/>
      <w:r w:rsidRPr="00CC3E2B">
        <w:rPr>
          <w:sz w:val="22"/>
          <w:szCs w:val="22"/>
        </w:rPr>
        <w:t xml:space="preserve"> → </w:t>
      </w:r>
      <w:proofErr w:type="spellStart"/>
      <w:r w:rsidRPr="00CC3E2B">
        <w:rPr>
          <w:sz w:val="22"/>
          <w:szCs w:val="22"/>
        </w:rPr>
        <w:t>book</w:t>
      </w:r>
      <w:proofErr w:type="spellEnd"/>
      <w:r w:rsidRPr="00CC3E2B">
        <w:rPr>
          <w:sz w:val="22"/>
          <w:szCs w:val="22"/>
        </w:rPr>
        <w:t xml:space="preserve"> και τη διαχείριση των ενεργών δανεισμών χωρίς αναζήτηση σε όλες τις λίστες βιβλίων.</w:t>
      </w:r>
    </w:p>
    <w:p w14:paraId="56F509BA" w14:textId="2905B094" w:rsidR="00CC3E2B" w:rsidRPr="00CC3E2B" w:rsidRDefault="00CC3E2B" w:rsidP="0072413A">
      <w:pPr>
        <w:spacing w:line="240" w:lineRule="auto"/>
        <w:jc w:val="both"/>
        <w:rPr>
          <w:sz w:val="22"/>
          <w:szCs w:val="22"/>
        </w:rPr>
      </w:pPr>
    </w:p>
    <w:p w14:paraId="11830681" w14:textId="77777777" w:rsidR="00CC3E2B" w:rsidRPr="00CC3E2B" w:rsidRDefault="00CC3E2B" w:rsidP="0072413A">
      <w:pPr>
        <w:spacing w:line="240" w:lineRule="auto"/>
        <w:jc w:val="both"/>
        <w:rPr>
          <w:b/>
          <w:bCs/>
          <w:sz w:val="22"/>
          <w:szCs w:val="22"/>
        </w:rPr>
      </w:pPr>
      <w:r w:rsidRPr="00CC3E2B">
        <w:rPr>
          <w:b/>
          <w:bCs/>
          <w:sz w:val="22"/>
          <w:szCs w:val="22"/>
        </w:rPr>
        <w:t xml:space="preserve">2.4. </w:t>
      </w:r>
      <w:proofErr w:type="spellStart"/>
      <w:r w:rsidRPr="00CC3E2B">
        <w:rPr>
          <w:b/>
          <w:bCs/>
          <w:sz w:val="22"/>
          <w:szCs w:val="22"/>
        </w:rPr>
        <w:t>Genre</w:t>
      </w:r>
      <w:proofErr w:type="spellEnd"/>
      <w:r w:rsidRPr="00CC3E2B">
        <w:rPr>
          <w:b/>
          <w:bCs/>
          <w:sz w:val="22"/>
          <w:szCs w:val="22"/>
        </w:rPr>
        <w:t xml:space="preserve"> (Κατηγορία)</w:t>
      </w:r>
    </w:p>
    <w:p w14:paraId="6A9D45D9" w14:textId="77777777" w:rsidR="00CC3E2B" w:rsidRPr="00CC3E2B" w:rsidRDefault="00CC3E2B" w:rsidP="0072413A">
      <w:pPr>
        <w:spacing w:line="240" w:lineRule="auto"/>
        <w:jc w:val="both"/>
        <w:rPr>
          <w:sz w:val="22"/>
          <w:szCs w:val="22"/>
        </w:rPr>
      </w:pPr>
      <w:r w:rsidRPr="00CC3E2B">
        <w:rPr>
          <w:sz w:val="22"/>
          <w:szCs w:val="22"/>
        </w:rPr>
        <w:t>Αντιπροσωπεύει μια θεματική ενότητα βιβλίων (π.χ. Πληροφορική, Ιστορία, Φυσική).</w:t>
      </w:r>
    </w:p>
    <w:p w14:paraId="2E8D7E82" w14:textId="77777777" w:rsidR="00CC3E2B" w:rsidRPr="00CC3E2B" w:rsidRDefault="00CC3E2B" w:rsidP="0072413A">
      <w:pPr>
        <w:spacing w:line="240" w:lineRule="auto"/>
        <w:jc w:val="both"/>
        <w:rPr>
          <w:sz w:val="22"/>
          <w:szCs w:val="22"/>
        </w:rPr>
      </w:pPr>
      <w:r w:rsidRPr="00CC3E2B">
        <w:rPr>
          <w:b/>
          <w:bCs/>
          <w:sz w:val="22"/>
          <w:szCs w:val="22"/>
        </w:rPr>
        <w:t>Πεδία:</w:t>
      </w:r>
    </w:p>
    <w:p w14:paraId="053B118E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gid</w:t>
      </w:r>
      <w:proofErr w:type="spellEnd"/>
      <w:r w:rsidRPr="00CC3E2B">
        <w:rPr>
          <w:sz w:val="22"/>
          <w:szCs w:val="22"/>
        </w:rPr>
        <w:t xml:space="preserve"> – Κωδικός κατηγορίας.</w:t>
      </w:r>
    </w:p>
    <w:p w14:paraId="461D1D46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name</w:t>
      </w:r>
      <w:proofErr w:type="spellEnd"/>
      <w:r w:rsidRPr="00CC3E2B">
        <w:rPr>
          <w:sz w:val="22"/>
          <w:szCs w:val="22"/>
        </w:rPr>
        <w:t xml:space="preserve"> – Όνομα κατηγορίας.</w:t>
      </w:r>
    </w:p>
    <w:p w14:paraId="65F8D21B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books</w:t>
      </w:r>
      <w:proofErr w:type="spellEnd"/>
      <w:r w:rsidRPr="00CC3E2B">
        <w:rPr>
          <w:sz w:val="22"/>
          <w:szCs w:val="22"/>
        </w:rPr>
        <w:t xml:space="preserve"> – Διπλά συνδεδεμένη λίστα βιβλίων ταξινομημένων κατά φθίνουσα δημοτικότητα (μέσος όρος </w:t>
      </w:r>
      <w:proofErr w:type="spellStart"/>
      <w:r w:rsidRPr="00CC3E2B">
        <w:rPr>
          <w:sz w:val="22"/>
          <w:szCs w:val="22"/>
        </w:rPr>
        <w:t>avg</w:t>
      </w:r>
      <w:proofErr w:type="spellEnd"/>
      <w:r w:rsidRPr="00CC3E2B">
        <w:rPr>
          <w:sz w:val="22"/>
          <w:szCs w:val="22"/>
        </w:rPr>
        <w:t>).</w:t>
      </w:r>
    </w:p>
    <w:p w14:paraId="15A1412F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slots</w:t>
      </w:r>
      <w:proofErr w:type="spellEnd"/>
      <w:r w:rsidRPr="00CC3E2B">
        <w:rPr>
          <w:sz w:val="22"/>
          <w:szCs w:val="22"/>
        </w:rPr>
        <w:t xml:space="preserve"> – Πλήθος θέσεων προβολής για τη συγκεκριμένη κατηγορία.</w:t>
      </w:r>
    </w:p>
    <w:p w14:paraId="664E66B6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lost_count</w:t>
      </w:r>
      <w:proofErr w:type="spellEnd"/>
      <w:r w:rsidRPr="00CC3E2B">
        <w:rPr>
          <w:sz w:val="22"/>
          <w:szCs w:val="22"/>
        </w:rPr>
        <w:t xml:space="preserve"> – Πλήθος χαμένων βιβλίων της κατηγορίας.</w:t>
      </w:r>
    </w:p>
    <w:p w14:paraId="68C74E9F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invalid_count</w:t>
      </w:r>
      <w:proofErr w:type="spellEnd"/>
      <w:r w:rsidRPr="00CC3E2B">
        <w:rPr>
          <w:sz w:val="22"/>
          <w:szCs w:val="22"/>
        </w:rPr>
        <w:t xml:space="preserve"> – Πλήθος άκυρων αξιολογήσεων.</w:t>
      </w:r>
    </w:p>
    <w:p w14:paraId="4120294A" w14:textId="77777777" w:rsidR="00CC3E2B" w:rsidRPr="00CC3E2B" w:rsidRDefault="00CC3E2B" w:rsidP="0072413A">
      <w:pPr>
        <w:pStyle w:val="ListParagraph"/>
        <w:numPr>
          <w:ilvl w:val="0"/>
          <w:numId w:val="20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next</w:t>
      </w:r>
      <w:proofErr w:type="spellEnd"/>
      <w:r w:rsidRPr="00CC3E2B">
        <w:rPr>
          <w:sz w:val="22"/>
          <w:szCs w:val="22"/>
        </w:rPr>
        <w:t xml:space="preserve"> – Δείκτης στην επόμενη κατηγορία.</w:t>
      </w:r>
    </w:p>
    <w:p w14:paraId="7840B862" w14:textId="492B5DF7" w:rsidR="00CC3E2B" w:rsidRDefault="00CC3E2B" w:rsidP="0072413A">
      <w:pPr>
        <w:spacing w:line="240" w:lineRule="auto"/>
        <w:jc w:val="both"/>
        <w:rPr>
          <w:sz w:val="22"/>
          <w:szCs w:val="22"/>
        </w:rPr>
      </w:pPr>
      <w:r w:rsidRPr="00CC3E2B">
        <w:rPr>
          <w:b/>
          <w:bCs/>
          <w:sz w:val="22"/>
          <w:szCs w:val="22"/>
        </w:rPr>
        <w:t>Ρόλος:</w:t>
      </w:r>
      <w:r w:rsidRPr="00CC3E2B">
        <w:rPr>
          <w:sz w:val="22"/>
          <w:szCs w:val="22"/>
        </w:rPr>
        <w:br/>
        <w:t>Η κατηγορία συγκεντρώνει βιβλία και στατιστικά δημοτικότητας.</w:t>
      </w:r>
      <w:r w:rsidR="00A315DF">
        <w:rPr>
          <w:sz w:val="22"/>
          <w:szCs w:val="22"/>
        </w:rPr>
        <w:t xml:space="preserve"> </w:t>
      </w:r>
    </w:p>
    <w:p w14:paraId="26348D7B" w14:textId="77777777" w:rsidR="0072413A" w:rsidRPr="00CC3E2B" w:rsidRDefault="0072413A" w:rsidP="0072413A">
      <w:pPr>
        <w:spacing w:line="240" w:lineRule="auto"/>
        <w:jc w:val="both"/>
        <w:rPr>
          <w:sz w:val="22"/>
          <w:szCs w:val="22"/>
        </w:rPr>
      </w:pPr>
    </w:p>
    <w:p w14:paraId="65EE79DD" w14:textId="77777777" w:rsidR="00CC3E2B" w:rsidRPr="00CC3E2B" w:rsidRDefault="00CC3E2B" w:rsidP="0072413A">
      <w:pPr>
        <w:pStyle w:val="Heading2"/>
        <w:spacing w:line="240" w:lineRule="auto"/>
        <w:jc w:val="left"/>
      </w:pPr>
      <w:r w:rsidRPr="00CC3E2B">
        <w:t xml:space="preserve">2.5. </w:t>
      </w:r>
      <w:proofErr w:type="spellStart"/>
      <w:r w:rsidRPr="00CC3E2B">
        <w:t>Library</w:t>
      </w:r>
      <w:proofErr w:type="spellEnd"/>
      <w:r w:rsidRPr="00CC3E2B">
        <w:t xml:space="preserve"> (Σύστημα Βιβλιοθήκης)</w:t>
      </w:r>
    </w:p>
    <w:p w14:paraId="08C613A4" w14:textId="77777777" w:rsidR="00CC3E2B" w:rsidRPr="00CC3E2B" w:rsidRDefault="00CC3E2B" w:rsidP="0072413A">
      <w:pPr>
        <w:spacing w:line="240" w:lineRule="auto"/>
        <w:jc w:val="both"/>
        <w:rPr>
          <w:sz w:val="22"/>
          <w:szCs w:val="22"/>
        </w:rPr>
      </w:pPr>
      <w:r w:rsidRPr="00CC3E2B">
        <w:rPr>
          <w:sz w:val="22"/>
          <w:szCs w:val="22"/>
        </w:rPr>
        <w:t>Κεντρική οντότητα που συγκεντρώνει όλες τις κατηγορίες και τα μέλη της βιβλιοθήκης.</w:t>
      </w:r>
    </w:p>
    <w:p w14:paraId="31EC33D3" w14:textId="77777777" w:rsidR="00CC3E2B" w:rsidRPr="00CC3E2B" w:rsidRDefault="00CC3E2B" w:rsidP="0072413A">
      <w:pPr>
        <w:spacing w:line="240" w:lineRule="auto"/>
        <w:jc w:val="both"/>
        <w:rPr>
          <w:sz w:val="22"/>
          <w:szCs w:val="22"/>
        </w:rPr>
      </w:pPr>
      <w:r w:rsidRPr="00CC3E2B">
        <w:rPr>
          <w:b/>
          <w:bCs/>
          <w:sz w:val="22"/>
          <w:szCs w:val="22"/>
        </w:rPr>
        <w:t>Πεδία:</w:t>
      </w:r>
    </w:p>
    <w:p w14:paraId="4D8CF6CD" w14:textId="2A9B01E7" w:rsidR="00CC3E2B" w:rsidRPr="00CC3E2B" w:rsidRDefault="00CC3E2B" w:rsidP="0072413A">
      <w:pPr>
        <w:numPr>
          <w:ilvl w:val="0"/>
          <w:numId w:val="19"/>
        </w:numPr>
        <w:spacing w:line="240" w:lineRule="auto"/>
        <w:jc w:val="both"/>
        <w:rPr>
          <w:sz w:val="22"/>
          <w:szCs w:val="22"/>
        </w:rPr>
      </w:pPr>
      <w:proofErr w:type="spellStart"/>
      <w:r w:rsidRPr="00CC3E2B">
        <w:rPr>
          <w:sz w:val="22"/>
          <w:szCs w:val="22"/>
        </w:rPr>
        <w:t>genres</w:t>
      </w:r>
      <w:proofErr w:type="spellEnd"/>
      <w:r w:rsidRPr="00CC3E2B">
        <w:rPr>
          <w:sz w:val="22"/>
          <w:szCs w:val="22"/>
        </w:rPr>
        <w:t xml:space="preserve"> –</w:t>
      </w:r>
      <w:r w:rsidR="006E12C1">
        <w:rPr>
          <w:sz w:val="22"/>
          <w:szCs w:val="22"/>
        </w:rPr>
        <w:t>Λ</w:t>
      </w:r>
      <w:r w:rsidRPr="00CC3E2B">
        <w:rPr>
          <w:sz w:val="22"/>
          <w:szCs w:val="22"/>
        </w:rPr>
        <w:t>ίστα όλων των κατηγοριών (</w:t>
      </w:r>
      <w:proofErr w:type="spellStart"/>
      <w:r w:rsidRPr="00CC3E2B">
        <w:rPr>
          <w:sz w:val="22"/>
          <w:szCs w:val="22"/>
        </w:rPr>
        <w:t>sorted</w:t>
      </w:r>
      <w:proofErr w:type="spellEnd"/>
      <w:r w:rsidRPr="00CC3E2B">
        <w:rPr>
          <w:sz w:val="22"/>
          <w:szCs w:val="22"/>
        </w:rPr>
        <w:t xml:space="preserve"> κατά </w:t>
      </w:r>
      <w:proofErr w:type="spellStart"/>
      <w:r w:rsidRPr="00CC3E2B">
        <w:rPr>
          <w:sz w:val="22"/>
          <w:szCs w:val="22"/>
        </w:rPr>
        <w:t>gid</w:t>
      </w:r>
      <w:proofErr w:type="spellEnd"/>
      <w:r w:rsidRPr="00CC3E2B">
        <w:rPr>
          <w:sz w:val="22"/>
          <w:szCs w:val="22"/>
        </w:rPr>
        <w:t>).</w:t>
      </w:r>
    </w:p>
    <w:p w14:paraId="33E4E573" w14:textId="696CFC50" w:rsidR="00CC3E2B" w:rsidRPr="0070509A" w:rsidRDefault="00CC3E2B" w:rsidP="005D3652">
      <w:pPr>
        <w:numPr>
          <w:ilvl w:val="0"/>
          <w:numId w:val="19"/>
        </w:numPr>
        <w:spacing w:line="240" w:lineRule="auto"/>
        <w:jc w:val="both"/>
        <w:rPr>
          <w:sz w:val="22"/>
          <w:szCs w:val="22"/>
        </w:rPr>
      </w:pPr>
      <w:proofErr w:type="spellStart"/>
      <w:r w:rsidRPr="005D3652">
        <w:rPr>
          <w:sz w:val="22"/>
          <w:szCs w:val="22"/>
        </w:rPr>
        <w:t>members</w:t>
      </w:r>
      <w:proofErr w:type="spellEnd"/>
      <w:r w:rsidRPr="005D3652">
        <w:rPr>
          <w:sz w:val="22"/>
          <w:szCs w:val="22"/>
        </w:rPr>
        <w:t xml:space="preserve"> –</w:t>
      </w:r>
      <w:r w:rsidR="006E12C1">
        <w:rPr>
          <w:sz w:val="22"/>
          <w:szCs w:val="22"/>
        </w:rPr>
        <w:t>Λ</w:t>
      </w:r>
      <w:r w:rsidRPr="0070509A">
        <w:rPr>
          <w:sz w:val="22"/>
          <w:szCs w:val="22"/>
        </w:rPr>
        <w:t>ίστα όλων των μελών (</w:t>
      </w:r>
      <w:proofErr w:type="spellStart"/>
      <w:r w:rsidRPr="0070509A">
        <w:rPr>
          <w:sz w:val="22"/>
          <w:szCs w:val="22"/>
        </w:rPr>
        <w:t>sorted</w:t>
      </w:r>
      <w:proofErr w:type="spellEnd"/>
      <w:r w:rsidRPr="0070509A">
        <w:rPr>
          <w:sz w:val="22"/>
          <w:szCs w:val="22"/>
        </w:rPr>
        <w:t xml:space="preserve"> κατά </w:t>
      </w:r>
      <w:proofErr w:type="spellStart"/>
      <w:r w:rsidRPr="0070509A">
        <w:rPr>
          <w:sz w:val="22"/>
          <w:szCs w:val="22"/>
        </w:rPr>
        <w:t>sid</w:t>
      </w:r>
      <w:proofErr w:type="spellEnd"/>
      <w:r w:rsidRPr="0070509A">
        <w:rPr>
          <w:sz w:val="22"/>
          <w:szCs w:val="22"/>
        </w:rPr>
        <w:t>).</w:t>
      </w:r>
    </w:p>
    <w:p w14:paraId="6F43317C" w14:textId="77777777" w:rsidR="00CC3E2B" w:rsidRPr="00CC3E2B" w:rsidRDefault="00CC3E2B" w:rsidP="0072413A">
      <w:pPr>
        <w:spacing w:line="240" w:lineRule="auto"/>
        <w:jc w:val="both"/>
        <w:rPr>
          <w:sz w:val="22"/>
          <w:szCs w:val="22"/>
        </w:rPr>
      </w:pPr>
      <w:r w:rsidRPr="00CC3E2B">
        <w:rPr>
          <w:b/>
          <w:bCs/>
          <w:sz w:val="22"/>
          <w:szCs w:val="22"/>
        </w:rPr>
        <w:t>Ρόλος:</w:t>
      </w:r>
      <w:r w:rsidRPr="00CC3E2B">
        <w:rPr>
          <w:sz w:val="22"/>
          <w:szCs w:val="22"/>
        </w:rPr>
        <w:br/>
        <w:t>Αποτελεί το σημείο εκκίνησης για όλες τις εντολές εισόδου (G, BK, M, L, R, D, κ.λπ.).</w:t>
      </w:r>
      <w:r w:rsidRPr="00CC3E2B">
        <w:rPr>
          <w:sz w:val="22"/>
          <w:szCs w:val="22"/>
        </w:rPr>
        <w:br/>
        <w:t>Μέσω αυτής εντοπίζονται και ενημερώνονται οι κατάλληλες λίστες κατά την εκτέλεση γεγονότων.</w:t>
      </w:r>
    </w:p>
    <w:p w14:paraId="2E2DD16B" w14:textId="77777777" w:rsidR="00220D49" w:rsidRDefault="00220D49" w:rsidP="00220D49"/>
    <w:p w14:paraId="3E9E5726" w14:textId="77777777" w:rsidR="00220D49" w:rsidRDefault="00220D49" w:rsidP="00220D49"/>
    <w:p w14:paraId="2A1D049C" w14:textId="77777777" w:rsidR="00220D49" w:rsidRDefault="00220D49" w:rsidP="00220D49"/>
    <w:p w14:paraId="4B914396" w14:textId="77777777" w:rsidR="00220D49" w:rsidRDefault="00220D49" w:rsidP="00220D49"/>
    <w:p w14:paraId="486CB0B6" w14:textId="77777777" w:rsidR="00220D49" w:rsidRDefault="00220D49" w:rsidP="00220D49"/>
    <w:p w14:paraId="58D5D97A" w14:textId="77777777" w:rsidR="00220D49" w:rsidRDefault="00220D49" w:rsidP="00220D49"/>
    <w:p w14:paraId="681E2EF1" w14:textId="0CC4113C" w:rsidR="00C132AE" w:rsidRDefault="007B09BE" w:rsidP="00220D49">
      <w:pPr>
        <w:pStyle w:val="Heading1"/>
      </w:pPr>
      <w:r>
        <w:t xml:space="preserve">3. </w:t>
      </w:r>
      <w:r w:rsidR="009E48EB">
        <w:t>Τρόπος λειτουργίας προγράμματος</w:t>
      </w:r>
    </w:p>
    <w:p w14:paraId="09DC2233" w14:textId="77777777" w:rsidR="007E52D1" w:rsidRPr="007E52D1" w:rsidRDefault="007E52D1" w:rsidP="0072413A">
      <w:pPr>
        <w:spacing w:line="240" w:lineRule="auto"/>
      </w:pPr>
      <w:r w:rsidRPr="007E52D1">
        <w:t xml:space="preserve">Το εκτελέσιμο διαβάζει </w:t>
      </w:r>
      <w:r w:rsidRPr="007E52D1">
        <w:rPr>
          <w:b/>
          <w:bCs/>
        </w:rPr>
        <w:t>σειριακά</w:t>
      </w:r>
      <w:r w:rsidRPr="007E52D1">
        <w:t xml:space="preserve"> ένα αρχείο εντολών και ενημερώνει τις δυναμικές δομές της βιβλιοθήκης χωρίς επανεκκίνηση ή ανακατασκευή λιστών.</w:t>
      </w:r>
    </w:p>
    <w:p w14:paraId="5D18AEDB" w14:textId="77777777" w:rsidR="007E52D1" w:rsidRPr="007E52D1" w:rsidRDefault="007E52D1" w:rsidP="00896598">
      <w:pPr>
        <w:spacing w:line="240" w:lineRule="auto"/>
        <w:ind w:firstLine="720"/>
        <w:jc w:val="center"/>
        <w:rPr>
          <w:rFonts w:ascii="Lucida Console" w:hAnsi="Lucida Console"/>
        </w:rPr>
      </w:pPr>
      <w:r w:rsidRPr="007E52D1">
        <w:rPr>
          <w:rFonts w:ascii="Lucida Console" w:hAnsi="Lucida Console"/>
        </w:rPr>
        <w:t>./</w:t>
      </w:r>
      <w:proofErr w:type="spellStart"/>
      <w:r w:rsidRPr="007E52D1">
        <w:rPr>
          <w:rFonts w:ascii="Lucida Console" w:hAnsi="Lucida Console"/>
        </w:rPr>
        <w:t>library</w:t>
      </w:r>
      <w:proofErr w:type="spellEnd"/>
      <w:r w:rsidRPr="007E52D1">
        <w:rPr>
          <w:rFonts w:ascii="Lucida Console" w:hAnsi="Lucida Console"/>
        </w:rPr>
        <w:t xml:space="preserve"> &lt;</w:t>
      </w:r>
      <w:proofErr w:type="spellStart"/>
      <w:r w:rsidRPr="007E52D1">
        <w:rPr>
          <w:rFonts w:ascii="Lucida Console" w:hAnsi="Lucida Console"/>
        </w:rPr>
        <w:t>input-file</w:t>
      </w:r>
      <w:proofErr w:type="spellEnd"/>
      <w:r w:rsidRPr="007E52D1">
        <w:rPr>
          <w:rFonts w:ascii="Lucida Console" w:hAnsi="Lucida Console"/>
        </w:rPr>
        <w:t>&gt;</w:t>
      </w:r>
    </w:p>
    <w:p w14:paraId="16F8E778" w14:textId="77777777" w:rsidR="007E52D1" w:rsidRPr="007E52D1" w:rsidRDefault="007E52D1" w:rsidP="0072413A">
      <w:pPr>
        <w:pStyle w:val="ListParagraph"/>
        <w:numPr>
          <w:ilvl w:val="0"/>
          <w:numId w:val="31"/>
        </w:numPr>
        <w:spacing w:line="240" w:lineRule="auto"/>
      </w:pPr>
      <w:r w:rsidRPr="007E52D1">
        <w:t>Κάθε γραμμή στο &lt;</w:t>
      </w:r>
      <w:proofErr w:type="spellStart"/>
      <w:r w:rsidRPr="007E52D1">
        <w:t>input-file</w:t>
      </w:r>
      <w:proofErr w:type="spellEnd"/>
      <w:r w:rsidRPr="007E52D1">
        <w:t xml:space="preserve">&gt; είναι </w:t>
      </w:r>
      <w:r w:rsidRPr="004E0F85">
        <w:rPr>
          <w:b/>
          <w:bCs/>
        </w:rPr>
        <w:t>μία εντολή</w:t>
      </w:r>
      <w:r w:rsidRPr="007E52D1">
        <w:t>.</w:t>
      </w:r>
    </w:p>
    <w:p w14:paraId="65D4AD40" w14:textId="77777777" w:rsidR="007E52D1" w:rsidRPr="007E52D1" w:rsidRDefault="007E52D1" w:rsidP="0072413A">
      <w:pPr>
        <w:pStyle w:val="ListParagraph"/>
        <w:numPr>
          <w:ilvl w:val="0"/>
          <w:numId w:val="31"/>
        </w:numPr>
        <w:spacing w:line="240" w:lineRule="auto"/>
      </w:pPr>
      <w:r w:rsidRPr="007E52D1">
        <w:t xml:space="preserve">Οι εντολές εκτελούνται </w:t>
      </w:r>
      <w:r w:rsidRPr="004E0F85">
        <w:rPr>
          <w:b/>
          <w:bCs/>
        </w:rPr>
        <w:t>αυστηρά με τη σειρά</w:t>
      </w:r>
      <w:r w:rsidRPr="007E52D1">
        <w:t xml:space="preserve"> που δίνονται.</w:t>
      </w:r>
    </w:p>
    <w:p w14:paraId="2B07551B" w14:textId="77777777" w:rsidR="007E52D1" w:rsidRPr="007E52D1" w:rsidRDefault="007E52D1" w:rsidP="0072413A">
      <w:pPr>
        <w:pStyle w:val="ListParagraph"/>
        <w:numPr>
          <w:ilvl w:val="0"/>
          <w:numId w:val="31"/>
        </w:numPr>
        <w:spacing w:line="240" w:lineRule="auto"/>
      </w:pPr>
      <w:r w:rsidRPr="007E52D1">
        <w:t xml:space="preserve">Για κάθε </w:t>
      </w:r>
      <w:r w:rsidRPr="004E0F85">
        <w:rPr>
          <w:b/>
          <w:bCs/>
        </w:rPr>
        <w:t>επιτυχή</w:t>
      </w:r>
      <w:r w:rsidRPr="007E52D1">
        <w:t xml:space="preserve"> ενέργεια εκτυπώνεται DONE. Για άκυρα </w:t>
      </w:r>
      <w:proofErr w:type="spellStart"/>
      <w:r w:rsidRPr="007E52D1">
        <w:t>ids</w:t>
      </w:r>
      <w:proofErr w:type="spellEnd"/>
      <w:r w:rsidRPr="007E52D1">
        <w:t>/συνθήκες εκτυπώνεται IGNORED και δεν αλλάζει η κατάσταση.</w:t>
      </w:r>
    </w:p>
    <w:p w14:paraId="5358B304" w14:textId="77777777" w:rsidR="007E52D1" w:rsidRDefault="007E52D1" w:rsidP="0072413A">
      <w:pPr>
        <w:pStyle w:val="ListParagraph"/>
        <w:numPr>
          <w:ilvl w:val="0"/>
          <w:numId w:val="31"/>
        </w:numPr>
        <w:spacing w:line="240" w:lineRule="auto"/>
      </w:pPr>
      <w:r w:rsidRPr="007E52D1">
        <w:t xml:space="preserve">Όπου ζητείται εκτύπωση κατάστασης, η μορφή εξόδου είναι </w:t>
      </w:r>
      <w:r w:rsidRPr="004E0F85">
        <w:rPr>
          <w:b/>
          <w:bCs/>
        </w:rPr>
        <w:t>ακριβώς</w:t>
      </w:r>
      <w:r w:rsidRPr="007E52D1">
        <w:t xml:space="preserve"> αυτή που ορίζεται παρακάτω.</w:t>
      </w:r>
    </w:p>
    <w:p w14:paraId="27B85A82" w14:textId="77777777" w:rsidR="007A6F77" w:rsidRPr="007E52D1" w:rsidRDefault="007A6F77" w:rsidP="0072413A">
      <w:pPr>
        <w:pStyle w:val="ListParagraph"/>
        <w:spacing w:line="240" w:lineRule="auto"/>
        <w:ind w:left="360"/>
      </w:pPr>
    </w:p>
    <w:p w14:paraId="20010E4F" w14:textId="2529783B" w:rsidR="007E52D1" w:rsidRPr="007E52D1" w:rsidRDefault="00A90954" w:rsidP="0072413A">
      <w:pPr>
        <w:pStyle w:val="Heading2"/>
        <w:spacing w:line="240" w:lineRule="auto"/>
      </w:pPr>
      <w:r>
        <w:t>3</w:t>
      </w:r>
      <w:r w:rsidR="007E52D1" w:rsidRPr="007E52D1">
        <w:t>.1 Ρύθμιση παραμέτρων</w:t>
      </w:r>
    </w:p>
    <w:p w14:paraId="638EC137" w14:textId="77777777" w:rsidR="007E52D1" w:rsidRPr="007E52D1" w:rsidRDefault="007E52D1" w:rsidP="0072413A">
      <w:pPr>
        <w:numPr>
          <w:ilvl w:val="0"/>
          <w:numId w:val="25"/>
        </w:numPr>
        <w:spacing w:line="240" w:lineRule="auto"/>
      </w:pPr>
      <w:r w:rsidRPr="007E52D1">
        <w:rPr>
          <w:b/>
          <w:bCs/>
        </w:rPr>
        <w:t>S &lt;</w:t>
      </w:r>
      <w:proofErr w:type="spellStart"/>
      <w:r w:rsidRPr="007E52D1">
        <w:rPr>
          <w:b/>
          <w:bCs/>
        </w:rPr>
        <w:t>slots</w:t>
      </w:r>
      <w:proofErr w:type="spellEnd"/>
      <w:r w:rsidRPr="007E52D1">
        <w:rPr>
          <w:b/>
          <w:bCs/>
        </w:rPr>
        <w:t>&gt;</w:t>
      </w:r>
      <w:r w:rsidRPr="007E52D1">
        <w:br/>
        <w:t>Ορίζει το συνολικό πλήθος θέσεων προβολής (SLOTS) που θα μοιραστούν στις κατηγορίες κατά την D.</w:t>
      </w:r>
    </w:p>
    <w:p w14:paraId="769756FC" w14:textId="77777777" w:rsidR="007E52D1" w:rsidRPr="007E52D1" w:rsidRDefault="007E52D1" w:rsidP="0072413A">
      <w:pPr>
        <w:numPr>
          <w:ilvl w:val="1"/>
          <w:numId w:val="25"/>
        </w:numPr>
        <w:spacing w:line="240" w:lineRule="auto"/>
      </w:pPr>
      <w:r w:rsidRPr="007E52D1">
        <w:t>Έξοδος: DONE</w:t>
      </w:r>
    </w:p>
    <w:p w14:paraId="26F0F2FD" w14:textId="7B188E9C" w:rsidR="007E52D1" w:rsidRPr="007E52D1" w:rsidRDefault="00A90954" w:rsidP="0072413A">
      <w:pPr>
        <w:pStyle w:val="Heading2"/>
        <w:spacing w:line="240" w:lineRule="auto"/>
      </w:pPr>
      <w:r>
        <w:t>3</w:t>
      </w:r>
      <w:r w:rsidR="007E52D1" w:rsidRPr="007E52D1">
        <w:t>.2 Δημιουργία βασικών οντοτήτων</w:t>
      </w:r>
    </w:p>
    <w:p w14:paraId="04A6AE0E" w14:textId="77777777" w:rsidR="007E52D1" w:rsidRPr="007E52D1" w:rsidRDefault="007E52D1" w:rsidP="0072413A">
      <w:pPr>
        <w:numPr>
          <w:ilvl w:val="0"/>
          <w:numId w:val="26"/>
        </w:numPr>
        <w:spacing w:line="240" w:lineRule="auto"/>
      </w:pPr>
      <w:r w:rsidRPr="007E52D1">
        <w:rPr>
          <w:b/>
          <w:bCs/>
        </w:rPr>
        <w:t>G &lt;</w:t>
      </w:r>
      <w:proofErr w:type="spellStart"/>
      <w:r w:rsidRPr="007E52D1">
        <w:rPr>
          <w:b/>
          <w:bCs/>
        </w:rPr>
        <w:t>gid</w:t>
      </w:r>
      <w:proofErr w:type="spellEnd"/>
      <w:r w:rsidRPr="007E52D1">
        <w:rPr>
          <w:b/>
          <w:bCs/>
        </w:rPr>
        <w:t>&gt; &lt;</w:t>
      </w:r>
      <w:proofErr w:type="spellStart"/>
      <w:r w:rsidRPr="007E52D1">
        <w:rPr>
          <w:b/>
          <w:bCs/>
        </w:rPr>
        <w:t>name</w:t>
      </w:r>
      <w:proofErr w:type="spellEnd"/>
      <w:r w:rsidRPr="007E52D1">
        <w:rPr>
          <w:b/>
          <w:bCs/>
        </w:rPr>
        <w:t>&gt;</w:t>
      </w:r>
      <w:r w:rsidRPr="007E52D1">
        <w:br/>
        <w:t xml:space="preserve">Καταχώρηση </w:t>
      </w:r>
      <w:r w:rsidRPr="007E52D1">
        <w:rPr>
          <w:b/>
          <w:bCs/>
        </w:rPr>
        <w:t>Κατηγορίας (</w:t>
      </w:r>
      <w:proofErr w:type="spellStart"/>
      <w:r w:rsidRPr="007E52D1">
        <w:rPr>
          <w:b/>
          <w:bCs/>
        </w:rPr>
        <w:t>Genre</w:t>
      </w:r>
      <w:proofErr w:type="spellEnd"/>
      <w:r w:rsidRPr="007E52D1">
        <w:rPr>
          <w:b/>
          <w:bCs/>
        </w:rPr>
        <w:t>)</w:t>
      </w:r>
      <w:r w:rsidRPr="007E52D1">
        <w:t xml:space="preserve"> με κωδικό </w:t>
      </w:r>
      <w:proofErr w:type="spellStart"/>
      <w:r w:rsidRPr="007E52D1">
        <w:t>gid</w:t>
      </w:r>
      <w:proofErr w:type="spellEnd"/>
      <w:r w:rsidRPr="007E52D1">
        <w:t xml:space="preserve"> και όνομα </w:t>
      </w:r>
      <w:proofErr w:type="spellStart"/>
      <w:r w:rsidRPr="007E52D1">
        <w:t>name</w:t>
      </w:r>
      <w:proofErr w:type="spellEnd"/>
      <w:r w:rsidRPr="007E52D1">
        <w:t>.</w:t>
      </w:r>
    </w:p>
    <w:p w14:paraId="096FEFE8" w14:textId="77777777" w:rsidR="007E52D1" w:rsidRPr="007E52D1" w:rsidRDefault="007E52D1" w:rsidP="0072413A">
      <w:pPr>
        <w:numPr>
          <w:ilvl w:val="1"/>
          <w:numId w:val="26"/>
        </w:numPr>
        <w:spacing w:line="240" w:lineRule="auto"/>
      </w:pPr>
      <w:r w:rsidRPr="007E52D1">
        <w:t>Αν υπάρχει ήδη, αγνοείται.</w:t>
      </w:r>
    </w:p>
    <w:p w14:paraId="26536030" w14:textId="77777777" w:rsidR="007E52D1" w:rsidRPr="007E52D1" w:rsidRDefault="007E52D1" w:rsidP="0072413A">
      <w:pPr>
        <w:numPr>
          <w:ilvl w:val="1"/>
          <w:numId w:val="26"/>
        </w:numPr>
        <w:spacing w:line="240" w:lineRule="auto"/>
      </w:pPr>
      <w:r w:rsidRPr="007E52D1">
        <w:t>Έξοδος: DONE ή IGNORED</w:t>
      </w:r>
    </w:p>
    <w:p w14:paraId="679DE129" w14:textId="77777777" w:rsidR="007E52D1" w:rsidRPr="007E52D1" w:rsidRDefault="007E52D1" w:rsidP="0072413A">
      <w:pPr>
        <w:numPr>
          <w:ilvl w:val="0"/>
          <w:numId w:val="26"/>
        </w:numPr>
        <w:spacing w:line="240" w:lineRule="auto"/>
      </w:pPr>
      <w:r w:rsidRPr="007E52D1">
        <w:rPr>
          <w:b/>
          <w:bCs/>
        </w:rPr>
        <w:t>BK &lt;</w:t>
      </w:r>
      <w:proofErr w:type="spellStart"/>
      <w:r w:rsidRPr="007E52D1">
        <w:rPr>
          <w:b/>
          <w:bCs/>
        </w:rPr>
        <w:t>bid</w:t>
      </w:r>
      <w:proofErr w:type="spellEnd"/>
      <w:r w:rsidRPr="007E52D1">
        <w:rPr>
          <w:b/>
          <w:bCs/>
        </w:rPr>
        <w:t>&gt; &lt;</w:t>
      </w:r>
      <w:proofErr w:type="spellStart"/>
      <w:r w:rsidRPr="007E52D1">
        <w:rPr>
          <w:b/>
          <w:bCs/>
        </w:rPr>
        <w:t>gid</w:t>
      </w:r>
      <w:proofErr w:type="spellEnd"/>
      <w:r w:rsidRPr="007E52D1">
        <w:rPr>
          <w:b/>
          <w:bCs/>
        </w:rPr>
        <w:t>&gt; &lt;</w:t>
      </w:r>
      <w:proofErr w:type="spellStart"/>
      <w:r w:rsidRPr="007E52D1">
        <w:rPr>
          <w:b/>
          <w:bCs/>
        </w:rPr>
        <w:t>title</w:t>
      </w:r>
      <w:proofErr w:type="spellEnd"/>
      <w:r w:rsidRPr="007E52D1">
        <w:rPr>
          <w:b/>
          <w:bCs/>
        </w:rPr>
        <w:t>&gt;</w:t>
      </w:r>
      <w:r w:rsidRPr="007E52D1">
        <w:br/>
        <w:t xml:space="preserve">Καταχώρηση </w:t>
      </w:r>
      <w:r w:rsidRPr="007E52D1">
        <w:rPr>
          <w:b/>
          <w:bCs/>
        </w:rPr>
        <w:t>Βιβλίου</w:t>
      </w:r>
      <w:r w:rsidRPr="007E52D1">
        <w:t xml:space="preserve"> με κωδικό </w:t>
      </w:r>
      <w:proofErr w:type="spellStart"/>
      <w:r w:rsidRPr="007E52D1">
        <w:t>bid</w:t>
      </w:r>
      <w:proofErr w:type="spellEnd"/>
      <w:r w:rsidRPr="007E52D1">
        <w:t xml:space="preserve">, υπαγόμενο στην κατηγορία </w:t>
      </w:r>
      <w:proofErr w:type="spellStart"/>
      <w:r w:rsidRPr="007E52D1">
        <w:t>gid</w:t>
      </w:r>
      <w:proofErr w:type="spellEnd"/>
      <w:r w:rsidRPr="007E52D1">
        <w:t xml:space="preserve">, και τίτλο </w:t>
      </w:r>
      <w:proofErr w:type="spellStart"/>
      <w:r w:rsidRPr="007E52D1">
        <w:t>title</w:t>
      </w:r>
      <w:proofErr w:type="spellEnd"/>
      <w:r w:rsidRPr="007E52D1">
        <w:t>.</w:t>
      </w:r>
      <w:r w:rsidRPr="007E52D1">
        <w:br/>
        <w:t xml:space="preserve">Αρχικά: </w:t>
      </w:r>
      <w:proofErr w:type="spellStart"/>
      <w:r w:rsidRPr="007E52D1">
        <w:t>sum_scores</w:t>
      </w:r>
      <w:proofErr w:type="spellEnd"/>
      <w:r w:rsidRPr="007E52D1">
        <w:t xml:space="preserve">=0, </w:t>
      </w:r>
      <w:proofErr w:type="spellStart"/>
      <w:r w:rsidRPr="007E52D1">
        <w:t>n_reviews</w:t>
      </w:r>
      <w:proofErr w:type="spellEnd"/>
      <w:r w:rsidRPr="007E52D1">
        <w:t xml:space="preserve">=0, </w:t>
      </w:r>
      <w:proofErr w:type="spellStart"/>
      <w:r w:rsidRPr="007E52D1">
        <w:t>avg</w:t>
      </w:r>
      <w:proofErr w:type="spellEnd"/>
      <w:r w:rsidRPr="007E52D1">
        <w:t xml:space="preserve">=0, </w:t>
      </w:r>
      <w:proofErr w:type="spellStart"/>
      <w:r w:rsidRPr="007E52D1">
        <w:t>lost_flag</w:t>
      </w:r>
      <w:proofErr w:type="spellEnd"/>
      <w:r w:rsidRPr="007E52D1">
        <w:t>=0.</w:t>
      </w:r>
    </w:p>
    <w:p w14:paraId="2ED3C5ED" w14:textId="77777777" w:rsidR="007E52D1" w:rsidRPr="00D05C3C" w:rsidRDefault="007E52D1" w:rsidP="0072413A">
      <w:pPr>
        <w:numPr>
          <w:ilvl w:val="1"/>
          <w:numId w:val="26"/>
        </w:numPr>
        <w:spacing w:line="240" w:lineRule="auto"/>
      </w:pPr>
      <w:r w:rsidRPr="007E52D1">
        <w:t xml:space="preserve">Αν δεν υπάρχει το </w:t>
      </w:r>
      <w:proofErr w:type="spellStart"/>
      <w:r w:rsidRPr="007E52D1">
        <w:t>gid</w:t>
      </w:r>
      <w:proofErr w:type="spellEnd"/>
      <w:r w:rsidRPr="007E52D1">
        <w:t xml:space="preserve"> </w:t>
      </w:r>
      <w:r w:rsidRPr="007E52D1">
        <w:rPr>
          <w:rFonts w:ascii="Cambria Math" w:hAnsi="Cambria Math" w:cs="Cambria Math"/>
        </w:rPr>
        <w:t>⇒</w:t>
      </w:r>
      <w:r w:rsidRPr="007E52D1">
        <w:t xml:space="preserve"> IGNORED.</w:t>
      </w:r>
    </w:p>
    <w:p w14:paraId="44EAA012" w14:textId="7A07B231" w:rsidR="00D05C3C" w:rsidRPr="007E52D1" w:rsidRDefault="00D05C3C" w:rsidP="0072413A">
      <w:pPr>
        <w:numPr>
          <w:ilvl w:val="1"/>
          <w:numId w:val="26"/>
        </w:numPr>
        <w:spacing w:line="240" w:lineRule="auto"/>
      </w:pPr>
      <w:r>
        <w:t xml:space="preserve">Αν το </w:t>
      </w:r>
      <w:r>
        <w:rPr>
          <w:lang w:val="en-US"/>
        </w:rPr>
        <w:t>bid</w:t>
      </w:r>
      <w:r w:rsidRPr="00D05C3C">
        <w:t xml:space="preserve"> </w:t>
      </w:r>
      <w:r>
        <w:t xml:space="preserve">υπάρχει ήδη </w:t>
      </w:r>
      <w:r w:rsidRPr="007E52D1">
        <w:rPr>
          <w:rFonts w:ascii="Cambria Math" w:hAnsi="Cambria Math" w:cs="Cambria Math"/>
        </w:rPr>
        <w:t>⇒</w:t>
      </w:r>
      <w:r w:rsidRPr="007E52D1">
        <w:t xml:space="preserve"> IGNORED.</w:t>
      </w:r>
    </w:p>
    <w:p w14:paraId="0D5CDB62" w14:textId="77777777" w:rsidR="007E52D1" w:rsidRPr="007E52D1" w:rsidRDefault="007E52D1" w:rsidP="0072413A">
      <w:pPr>
        <w:numPr>
          <w:ilvl w:val="1"/>
          <w:numId w:val="26"/>
        </w:numPr>
        <w:spacing w:line="240" w:lineRule="auto"/>
      </w:pPr>
      <w:r w:rsidRPr="007E52D1">
        <w:t>Έξοδος: DONE ή IGNORED</w:t>
      </w:r>
    </w:p>
    <w:p w14:paraId="3E59009D" w14:textId="77777777" w:rsidR="007E52D1" w:rsidRPr="007E52D1" w:rsidRDefault="007E52D1" w:rsidP="0072413A">
      <w:pPr>
        <w:numPr>
          <w:ilvl w:val="0"/>
          <w:numId w:val="26"/>
        </w:numPr>
        <w:spacing w:line="240" w:lineRule="auto"/>
      </w:pPr>
      <w:r w:rsidRPr="007E52D1">
        <w:rPr>
          <w:b/>
          <w:bCs/>
        </w:rPr>
        <w:t>M &lt;</w:t>
      </w:r>
      <w:proofErr w:type="spellStart"/>
      <w:r w:rsidRPr="007E52D1">
        <w:rPr>
          <w:b/>
          <w:bCs/>
        </w:rPr>
        <w:t>sid</w:t>
      </w:r>
      <w:proofErr w:type="spellEnd"/>
      <w:r w:rsidRPr="007E52D1">
        <w:rPr>
          <w:b/>
          <w:bCs/>
        </w:rPr>
        <w:t>&gt; &lt;</w:t>
      </w:r>
      <w:proofErr w:type="spellStart"/>
      <w:r w:rsidRPr="007E52D1">
        <w:rPr>
          <w:b/>
          <w:bCs/>
        </w:rPr>
        <w:t>name</w:t>
      </w:r>
      <w:proofErr w:type="spellEnd"/>
      <w:r w:rsidRPr="007E52D1">
        <w:rPr>
          <w:b/>
          <w:bCs/>
        </w:rPr>
        <w:t>&gt;</w:t>
      </w:r>
      <w:r w:rsidRPr="007E52D1">
        <w:br/>
        <w:t xml:space="preserve">Καταχώρηση </w:t>
      </w:r>
      <w:r w:rsidRPr="007E52D1">
        <w:rPr>
          <w:b/>
          <w:bCs/>
        </w:rPr>
        <w:t>Μέλους</w:t>
      </w:r>
      <w:r w:rsidRPr="007E52D1">
        <w:t xml:space="preserve"> με κωδικό </w:t>
      </w:r>
      <w:proofErr w:type="spellStart"/>
      <w:r w:rsidRPr="007E52D1">
        <w:t>sid</w:t>
      </w:r>
      <w:proofErr w:type="spellEnd"/>
      <w:r w:rsidRPr="007E52D1">
        <w:t xml:space="preserve"> και όνομα </w:t>
      </w:r>
      <w:proofErr w:type="spellStart"/>
      <w:r w:rsidRPr="007E52D1">
        <w:t>name</w:t>
      </w:r>
      <w:proofErr w:type="spellEnd"/>
      <w:r w:rsidRPr="007E52D1">
        <w:t>.</w:t>
      </w:r>
    </w:p>
    <w:p w14:paraId="777961D8" w14:textId="77777777" w:rsidR="007E52D1" w:rsidRPr="007E52D1" w:rsidRDefault="007E52D1" w:rsidP="0072413A">
      <w:pPr>
        <w:numPr>
          <w:ilvl w:val="1"/>
          <w:numId w:val="26"/>
        </w:numPr>
        <w:spacing w:line="240" w:lineRule="auto"/>
      </w:pPr>
      <w:r w:rsidRPr="007E52D1">
        <w:t>Αν υπάρχει ήδη, IGNORED.</w:t>
      </w:r>
    </w:p>
    <w:p w14:paraId="06ABA15F" w14:textId="77777777" w:rsidR="007E52D1" w:rsidRPr="007E52D1" w:rsidRDefault="007E52D1" w:rsidP="0072413A">
      <w:pPr>
        <w:numPr>
          <w:ilvl w:val="1"/>
          <w:numId w:val="26"/>
        </w:numPr>
        <w:spacing w:line="240" w:lineRule="auto"/>
      </w:pPr>
      <w:r w:rsidRPr="007E52D1">
        <w:t>Έξοδος: DONE ή IGNORED</w:t>
      </w:r>
    </w:p>
    <w:p w14:paraId="015A5D68" w14:textId="16D12067" w:rsidR="007E52D1" w:rsidRPr="007E52D1" w:rsidRDefault="00A90954" w:rsidP="0072413A">
      <w:pPr>
        <w:pStyle w:val="Heading2"/>
        <w:spacing w:line="240" w:lineRule="auto"/>
      </w:pPr>
      <w:r>
        <w:t>3</w:t>
      </w:r>
      <w:r w:rsidR="007E52D1" w:rsidRPr="007E52D1">
        <w:t>.3 Δανεισμοί &amp; Επιστροφές</w:t>
      </w:r>
    </w:p>
    <w:p w14:paraId="02BE127C" w14:textId="77777777" w:rsidR="007E52D1" w:rsidRPr="007E52D1" w:rsidRDefault="007E52D1" w:rsidP="0072413A">
      <w:pPr>
        <w:numPr>
          <w:ilvl w:val="0"/>
          <w:numId w:val="27"/>
        </w:numPr>
        <w:spacing w:line="240" w:lineRule="auto"/>
      </w:pPr>
      <w:r w:rsidRPr="007E52D1">
        <w:rPr>
          <w:b/>
          <w:bCs/>
        </w:rPr>
        <w:lastRenderedPageBreak/>
        <w:t>L &lt;</w:t>
      </w:r>
      <w:proofErr w:type="spellStart"/>
      <w:r w:rsidRPr="007E52D1">
        <w:rPr>
          <w:b/>
          <w:bCs/>
        </w:rPr>
        <w:t>sid</w:t>
      </w:r>
      <w:proofErr w:type="spellEnd"/>
      <w:r w:rsidRPr="007E52D1">
        <w:rPr>
          <w:b/>
          <w:bCs/>
        </w:rPr>
        <w:t>&gt; &lt;</w:t>
      </w:r>
      <w:proofErr w:type="spellStart"/>
      <w:r w:rsidRPr="007E52D1">
        <w:rPr>
          <w:b/>
          <w:bCs/>
        </w:rPr>
        <w:t>bid</w:t>
      </w:r>
      <w:proofErr w:type="spellEnd"/>
      <w:r w:rsidRPr="007E52D1">
        <w:rPr>
          <w:b/>
          <w:bCs/>
        </w:rPr>
        <w:t>&gt;</w:t>
      </w:r>
      <w:r w:rsidRPr="007E52D1">
        <w:br/>
        <w:t xml:space="preserve">Το μέλος </w:t>
      </w:r>
      <w:proofErr w:type="spellStart"/>
      <w:r w:rsidRPr="007E52D1">
        <w:t>sid</w:t>
      </w:r>
      <w:proofErr w:type="spellEnd"/>
      <w:r w:rsidRPr="007E52D1">
        <w:t xml:space="preserve"> δανείζεται το βιβλίο </w:t>
      </w:r>
      <w:proofErr w:type="spellStart"/>
      <w:r w:rsidRPr="007E52D1">
        <w:t>bid</w:t>
      </w:r>
      <w:proofErr w:type="spellEnd"/>
      <w:r w:rsidRPr="007E52D1">
        <w:t xml:space="preserve">. Δημιουργείται εγγραφή στη </w:t>
      </w:r>
      <w:r w:rsidRPr="007E52D1">
        <w:rPr>
          <w:b/>
          <w:bCs/>
        </w:rPr>
        <w:t>λίστα ενεργών δανεισμών</w:t>
      </w:r>
      <w:r w:rsidRPr="007E52D1">
        <w:t xml:space="preserve"> του μέλους (</w:t>
      </w:r>
      <w:proofErr w:type="spellStart"/>
      <w:r w:rsidRPr="007E52D1">
        <w:t>unsorted</w:t>
      </w:r>
      <w:proofErr w:type="spellEnd"/>
      <w:r w:rsidRPr="007E52D1">
        <w:t>, O(1)).</w:t>
      </w:r>
    </w:p>
    <w:p w14:paraId="50D7DF43" w14:textId="77777777" w:rsidR="007E52D1" w:rsidRPr="007E52D1" w:rsidRDefault="007E52D1" w:rsidP="0072413A">
      <w:pPr>
        <w:numPr>
          <w:ilvl w:val="1"/>
          <w:numId w:val="27"/>
        </w:numPr>
        <w:spacing w:line="240" w:lineRule="auto"/>
      </w:pPr>
      <w:r w:rsidRPr="007E52D1">
        <w:t xml:space="preserve">Προϋποθέτει ύπαρξη </w:t>
      </w:r>
      <w:proofErr w:type="spellStart"/>
      <w:r w:rsidRPr="007E52D1">
        <w:t>sid</w:t>
      </w:r>
      <w:proofErr w:type="spellEnd"/>
      <w:r w:rsidRPr="007E52D1">
        <w:t xml:space="preserve"> και </w:t>
      </w:r>
      <w:proofErr w:type="spellStart"/>
      <w:r w:rsidRPr="007E52D1">
        <w:t>bid</w:t>
      </w:r>
      <w:proofErr w:type="spellEnd"/>
      <w:r w:rsidRPr="007E52D1">
        <w:t>.</w:t>
      </w:r>
    </w:p>
    <w:p w14:paraId="049CE5DF" w14:textId="77777777" w:rsidR="007E52D1" w:rsidRDefault="007E52D1" w:rsidP="0072413A">
      <w:pPr>
        <w:numPr>
          <w:ilvl w:val="1"/>
          <w:numId w:val="27"/>
        </w:numPr>
        <w:spacing w:line="240" w:lineRule="auto"/>
      </w:pPr>
      <w:r w:rsidRPr="007E52D1">
        <w:t>Αν υπάρχει ήδη ενεργός δανεισμός του ίδιου βιβλίου από το ίδιο μέλος, IGNORED.</w:t>
      </w:r>
    </w:p>
    <w:p w14:paraId="19576FFB" w14:textId="3742D9D5" w:rsidR="00190AF9" w:rsidRPr="007E52D1" w:rsidRDefault="00190AF9">
      <w:pPr>
        <w:numPr>
          <w:ilvl w:val="1"/>
          <w:numId w:val="27"/>
        </w:numPr>
        <w:spacing w:line="240" w:lineRule="auto"/>
      </w:pPr>
      <w:r>
        <w:t xml:space="preserve">Αν δεν υπάρχει το βιβλίο, </w:t>
      </w:r>
      <w:r w:rsidRPr="00190AF9">
        <w:rPr>
          <w:lang w:val="en-US"/>
        </w:rPr>
        <w:t>IGNORED</w:t>
      </w:r>
    </w:p>
    <w:p w14:paraId="122B3CAF" w14:textId="77777777" w:rsidR="007E52D1" w:rsidRPr="007E52D1" w:rsidRDefault="007E52D1" w:rsidP="0072413A">
      <w:pPr>
        <w:numPr>
          <w:ilvl w:val="1"/>
          <w:numId w:val="27"/>
        </w:numPr>
        <w:spacing w:line="240" w:lineRule="auto"/>
      </w:pPr>
      <w:r w:rsidRPr="007E52D1">
        <w:t>Έξοδος: DONE ή IGNORED</w:t>
      </w:r>
    </w:p>
    <w:p w14:paraId="1FC3C08C" w14:textId="77777777" w:rsidR="007E52D1" w:rsidRPr="007E52D1" w:rsidRDefault="007E52D1" w:rsidP="0072413A">
      <w:pPr>
        <w:numPr>
          <w:ilvl w:val="0"/>
          <w:numId w:val="27"/>
        </w:numPr>
        <w:spacing w:line="240" w:lineRule="auto"/>
      </w:pPr>
      <w:r w:rsidRPr="007E52D1">
        <w:rPr>
          <w:b/>
          <w:bCs/>
        </w:rPr>
        <w:t>R &lt;</w:t>
      </w:r>
      <w:proofErr w:type="spellStart"/>
      <w:r w:rsidRPr="007E52D1">
        <w:rPr>
          <w:b/>
          <w:bCs/>
        </w:rPr>
        <w:t>sid</w:t>
      </w:r>
      <w:proofErr w:type="spellEnd"/>
      <w:r w:rsidRPr="007E52D1">
        <w:rPr>
          <w:b/>
          <w:bCs/>
        </w:rPr>
        <w:t>&gt; &lt;</w:t>
      </w:r>
      <w:proofErr w:type="spellStart"/>
      <w:r w:rsidRPr="007E52D1">
        <w:rPr>
          <w:b/>
          <w:bCs/>
        </w:rPr>
        <w:t>bid</w:t>
      </w:r>
      <w:proofErr w:type="spellEnd"/>
      <w:r w:rsidRPr="007E52D1">
        <w:rPr>
          <w:b/>
          <w:bCs/>
        </w:rPr>
        <w:t>&gt; &lt;</w:t>
      </w:r>
      <w:proofErr w:type="spellStart"/>
      <w:r w:rsidRPr="007E52D1">
        <w:rPr>
          <w:b/>
          <w:bCs/>
        </w:rPr>
        <w:t>score|NA</w:t>
      </w:r>
      <w:proofErr w:type="spellEnd"/>
      <w:r w:rsidRPr="007E52D1">
        <w:rPr>
          <w:b/>
          <w:bCs/>
        </w:rPr>
        <w:t>&gt; &lt;status&gt;</w:t>
      </w:r>
      <w:r w:rsidRPr="007E52D1">
        <w:br/>
        <w:t xml:space="preserve">Επιστροφή βιβλίου </w:t>
      </w:r>
      <w:proofErr w:type="spellStart"/>
      <w:r w:rsidRPr="007E52D1">
        <w:t>bid</w:t>
      </w:r>
      <w:proofErr w:type="spellEnd"/>
      <w:r w:rsidRPr="007E52D1">
        <w:t xml:space="preserve"> από το μέλος </w:t>
      </w:r>
      <w:proofErr w:type="spellStart"/>
      <w:r w:rsidRPr="007E52D1">
        <w:t>sid</w:t>
      </w:r>
      <w:proofErr w:type="spellEnd"/>
      <w:r w:rsidRPr="007E52D1">
        <w:t>. Αφαιρείται ο αντίστοιχος ενεργός δανεισμός.</w:t>
      </w:r>
      <w:r w:rsidRPr="007E52D1">
        <w:br/>
        <w:t>Κανόνες:</w:t>
      </w:r>
    </w:p>
    <w:p w14:paraId="33BE6C77" w14:textId="77777777" w:rsidR="007E52D1" w:rsidRPr="007E52D1" w:rsidRDefault="007E52D1" w:rsidP="0072413A">
      <w:pPr>
        <w:numPr>
          <w:ilvl w:val="1"/>
          <w:numId w:val="27"/>
        </w:numPr>
        <w:spacing w:line="240" w:lineRule="auto"/>
      </w:pPr>
      <w:r w:rsidRPr="007E52D1">
        <w:t>Αν status=</w:t>
      </w:r>
      <w:proofErr w:type="spellStart"/>
      <w:r w:rsidRPr="007E52D1">
        <w:t>lost</w:t>
      </w:r>
      <w:proofErr w:type="spellEnd"/>
      <w:r w:rsidRPr="007E52D1">
        <w:t>:</w:t>
      </w:r>
    </w:p>
    <w:p w14:paraId="2B53CE26" w14:textId="77777777" w:rsidR="007E52D1" w:rsidRPr="007E52D1" w:rsidRDefault="007E52D1" w:rsidP="0072413A">
      <w:pPr>
        <w:numPr>
          <w:ilvl w:val="2"/>
          <w:numId w:val="27"/>
        </w:numPr>
        <w:spacing w:line="240" w:lineRule="auto"/>
      </w:pPr>
      <w:r w:rsidRPr="007E52D1">
        <w:t xml:space="preserve">Θέσε </w:t>
      </w:r>
      <w:proofErr w:type="spellStart"/>
      <w:r w:rsidRPr="007E52D1">
        <w:t>lost_flag</w:t>
      </w:r>
      <w:proofErr w:type="spellEnd"/>
      <w:r w:rsidRPr="007E52D1">
        <w:t>(</w:t>
      </w:r>
      <w:proofErr w:type="spellStart"/>
      <w:r w:rsidRPr="007E52D1">
        <w:t>bid</w:t>
      </w:r>
      <w:proofErr w:type="spellEnd"/>
      <w:r w:rsidRPr="007E52D1">
        <w:t>)=1 (παραμένει ιστορικά χαμένο),</w:t>
      </w:r>
    </w:p>
    <w:p w14:paraId="49185521" w14:textId="77777777" w:rsidR="007E52D1" w:rsidRPr="007E52D1" w:rsidRDefault="007E52D1" w:rsidP="0072413A">
      <w:pPr>
        <w:numPr>
          <w:ilvl w:val="2"/>
          <w:numId w:val="27"/>
        </w:numPr>
        <w:spacing w:line="240" w:lineRule="auto"/>
      </w:pPr>
      <w:r w:rsidRPr="007E52D1">
        <w:rPr>
          <w:b/>
          <w:bCs/>
        </w:rPr>
        <w:t>δεν</w:t>
      </w:r>
      <w:r w:rsidRPr="007E52D1">
        <w:t xml:space="preserve"> ενημερώνονται </w:t>
      </w:r>
      <w:proofErr w:type="spellStart"/>
      <w:r w:rsidRPr="007E52D1">
        <w:t>sum_scores</w:t>
      </w:r>
      <w:proofErr w:type="spellEnd"/>
      <w:r w:rsidRPr="007E52D1">
        <w:t>/</w:t>
      </w:r>
      <w:proofErr w:type="spellStart"/>
      <w:r w:rsidRPr="007E52D1">
        <w:t>n_reviews</w:t>
      </w:r>
      <w:proofErr w:type="spellEnd"/>
      <w:r w:rsidRPr="007E52D1">
        <w:t>,</w:t>
      </w:r>
    </w:p>
    <w:p w14:paraId="4586BE36" w14:textId="77777777" w:rsidR="007E52D1" w:rsidRPr="007E52D1" w:rsidRDefault="007E52D1" w:rsidP="0072413A">
      <w:pPr>
        <w:numPr>
          <w:ilvl w:val="2"/>
          <w:numId w:val="27"/>
        </w:numPr>
        <w:spacing w:line="240" w:lineRule="auto"/>
      </w:pPr>
      <w:r w:rsidRPr="007E52D1">
        <w:t>Έξοδος: DONE.</w:t>
      </w:r>
    </w:p>
    <w:p w14:paraId="5D3BF4AF" w14:textId="77777777" w:rsidR="007E52D1" w:rsidRPr="007E52D1" w:rsidRDefault="007E52D1" w:rsidP="0072413A">
      <w:pPr>
        <w:numPr>
          <w:ilvl w:val="1"/>
          <w:numId w:val="27"/>
        </w:numPr>
        <w:spacing w:line="240" w:lineRule="auto"/>
        <w:rPr>
          <w:lang w:val="en-US"/>
        </w:rPr>
      </w:pPr>
      <w:r w:rsidRPr="007E52D1">
        <w:t>Αν</w:t>
      </w:r>
      <w:r w:rsidRPr="007E52D1">
        <w:rPr>
          <w:lang w:val="en-US"/>
        </w:rPr>
        <w:t xml:space="preserve"> status=ok </w:t>
      </w:r>
      <w:r w:rsidRPr="007E52D1">
        <w:t>και</w:t>
      </w:r>
      <w:r w:rsidRPr="007E52D1">
        <w:rPr>
          <w:lang w:val="en-US"/>
        </w:rPr>
        <w:t xml:space="preserve"> score=NA:</w:t>
      </w:r>
    </w:p>
    <w:p w14:paraId="6026B9F6" w14:textId="77777777" w:rsidR="007E52D1" w:rsidRPr="007E52D1" w:rsidRDefault="007E52D1" w:rsidP="0072413A">
      <w:pPr>
        <w:numPr>
          <w:ilvl w:val="2"/>
          <w:numId w:val="27"/>
        </w:numPr>
        <w:spacing w:line="240" w:lineRule="auto"/>
      </w:pPr>
      <w:r w:rsidRPr="007E52D1">
        <w:t>Κλείνει ο δανεισμός χωρίς αξιολόγηση,</w:t>
      </w:r>
    </w:p>
    <w:p w14:paraId="48B8EAC8" w14:textId="77777777" w:rsidR="007E52D1" w:rsidRPr="007E52D1" w:rsidRDefault="007E52D1" w:rsidP="0072413A">
      <w:pPr>
        <w:numPr>
          <w:ilvl w:val="2"/>
          <w:numId w:val="27"/>
        </w:numPr>
        <w:spacing w:line="240" w:lineRule="auto"/>
      </w:pPr>
      <w:r w:rsidRPr="007E52D1">
        <w:t>Έξοδος: DONE.</w:t>
      </w:r>
    </w:p>
    <w:p w14:paraId="7913E161" w14:textId="77777777" w:rsidR="007E52D1" w:rsidRPr="007E52D1" w:rsidRDefault="007E52D1" w:rsidP="0072413A">
      <w:pPr>
        <w:numPr>
          <w:ilvl w:val="1"/>
          <w:numId w:val="27"/>
        </w:numPr>
        <w:spacing w:line="240" w:lineRule="auto"/>
        <w:rPr>
          <w:lang w:val="en-US"/>
        </w:rPr>
      </w:pPr>
      <w:r w:rsidRPr="007E52D1">
        <w:t>Αν</w:t>
      </w:r>
      <w:r w:rsidRPr="007E52D1">
        <w:rPr>
          <w:lang w:val="en-US"/>
        </w:rPr>
        <w:t xml:space="preserve"> status=ok </w:t>
      </w:r>
      <w:r w:rsidRPr="007E52D1">
        <w:t>και</w:t>
      </w:r>
      <w:r w:rsidRPr="007E52D1">
        <w:rPr>
          <w:lang w:val="en-US"/>
        </w:rPr>
        <w:t xml:space="preserve"> score</w:t>
      </w:r>
      <w:r w:rsidRPr="007E52D1">
        <w:rPr>
          <w:rFonts w:ascii="Cambria Math" w:hAnsi="Cambria Math" w:cs="Cambria Math"/>
          <w:lang w:val="en-US"/>
        </w:rPr>
        <w:t>∈</w:t>
      </w:r>
      <w:r w:rsidRPr="007E52D1">
        <w:rPr>
          <w:lang w:val="en-US"/>
        </w:rPr>
        <w:t>[0..10]:</w:t>
      </w:r>
    </w:p>
    <w:p w14:paraId="0ABA4791" w14:textId="77777777" w:rsidR="007E52D1" w:rsidRPr="007E52D1" w:rsidRDefault="007E52D1" w:rsidP="0072413A">
      <w:pPr>
        <w:numPr>
          <w:ilvl w:val="2"/>
          <w:numId w:val="27"/>
        </w:numPr>
        <w:spacing w:line="240" w:lineRule="auto"/>
      </w:pPr>
      <w:r w:rsidRPr="007E52D1">
        <w:t xml:space="preserve">Πρόσθεσε </w:t>
      </w:r>
      <w:proofErr w:type="spellStart"/>
      <w:r w:rsidRPr="007E52D1">
        <w:t>review</w:t>
      </w:r>
      <w:proofErr w:type="spellEnd"/>
      <w:r w:rsidRPr="007E52D1">
        <w:t xml:space="preserve"> (</w:t>
      </w:r>
      <w:proofErr w:type="spellStart"/>
      <w:r w:rsidRPr="007E52D1">
        <w:t>append</w:t>
      </w:r>
      <w:proofErr w:type="spellEnd"/>
      <w:r w:rsidRPr="007E52D1">
        <w:t xml:space="preserve"> O(1)),</w:t>
      </w:r>
    </w:p>
    <w:p w14:paraId="27584CEF" w14:textId="77777777" w:rsidR="007E52D1" w:rsidRPr="007E52D1" w:rsidRDefault="007E52D1" w:rsidP="0072413A">
      <w:pPr>
        <w:numPr>
          <w:ilvl w:val="2"/>
          <w:numId w:val="27"/>
        </w:numPr>
        <w:spacing w:line="240" w:lineRule="auto"/>
        <w:rPr>
          <w:lang w:val="en-US"/>
        </w:rPr>
      </w:pPr>
      <w:r w:rsidRPr="007E52D1">
        <w:t>Ενημέρωσε</w:t>
      </w:r>
      <w:r w:rsidRPr="007E52D1">
        <w:rPr>
          <w:lang w:val="en-US"/>
        </w:rPr>
        <w:t xml:space="preserve"> </w:t>
      </w:r>
      <w:proofErr w:type="spellStart"/>
      <w:r w:rsidRPr="007E52D1">
        <w:rPr>
          <w:lang w:val="en-US"/>
        </w:rPr>
        <w:t>sum_scores</w:t>
      </w:r>
      <w:proofErr w:type="spellEnd"/>
      <w:r w:rsidRPr="007E52D1">
        <w:rPr>
          <w:lang w:val="en-US"/>
        </w:rPr>
        <w:t xml:space="preserve">, </w:t>
      </w:r>
      <w:proofErr w:type="spellStart"/>
      <w:r w:rsidRPr="007E52D1">
        <w:rPr>
          <w:lang w:val="en-US"/>
        </w:rPr>
        <w:t>n_reviews</w:t>
      </w:r>
      <w:proofErr w:type="spellEnd"/>
      <w:r w:rsidRPr="007E52D1">
        <w:rPr>
          <w:lang w:val="en-US"/>
        </w:rPr>
        <w:t>, avg=floor(</w:t>
      </w:r>
      <w:proofErr w:type="spellStart"/>
      <w:r w:rsidRPr="007E52D1">
        <w:rPr>
          <w:lang w:val="en-US"/>
        </w:rPr>
        <w:t>sum_scores</w:t>
      </w:r>
      <w:proofErr w:type="spellEnd"/>
      <w:r w:rsidRPr="007E52D1">
        <w:rPr>
          <w:lang w:val="en-US"/>
        </w:rPr>
        <w:t>/</w:t>
      </w:r>
      <w:proofErr w:type="spellStart"/>
      <w:r w:rsidRPr="007E52D1">
        <w:rPr>
          <w:lang w:val="en-US"/>
        </w:rPr>
        <w:t>n_reviews</w:t>
      </w:r>
      <w:proofErr w:type="spellEnd"/>
      <w:r w:rsidRPr="007E52D1">
        <w:rPr>
          <w:lang w:val="en-US"/>
        </w:rPr>
        <w:t>),</w:t>
      </w:r>
    </w:p>
    <w:p w14:paraId="018C3CB4" w14:textId="0C712D7C" w:rsidR="007E52D1" w:rsidRPr="007E52D1" w:rsidRDefault="00C23F0B" w:rsidP="0072413A">
      <w:pPr>
        <w:numPr>
          <w:ilvl w:val="2"/>
          <w:numId w:val="27"/>
        </w:numPr>
        <w:spacing w:line="240" w:lineRule="auto"/>
      </w:pPr>
      <w:proofErr w:type="spellStart"/>
      <w:r w:rsidRPr="007E52D1">
        <w:rPr>
          <w:b/>
          <w:bCs/>
        </w:rPr>
        <w:t>Επανα</w:t>
      </w:r>
      <w:r>
        <w:rPr>
          <w:b/>
          <w:bCs/>
        </w:rPr>
        <w:t>διάταξε</w:t>
      </w:r>
      <w:proofErr w:type="spellEnd"/>
      <w:r w:rsidRPr="007E52D1">
        <w:t xml:space="preserve"> </w:t>
      </w:r>
      <w:r w:rsidR="007E52D1" w:rsidRPr="007E52D1">
        <w:t xml:space="preserve">το βιβλίο στη ταξινομημένη λίστα της κατηγορίας του (διπλά συνδ., </w:t>
      </w:r>
      <w:proofErr w:type="spellStart"/>
      <w:r w:rsidR="007E52D1" w:rsidRPr="007E52D1">
        <w:t>desc</w:t>
      </w:r>
      <w:proofErr w:type="spellEnd"/>
      <w:r w:rsidR="007E52D1" w:rsidRPr="007E52D1">
        <w:t xml:space="preserve"> κατά </w:t>
      </w:r>
      <w:proofErr w:type="spellStart"/>
      <w:r w:rsidR="007E52D1" w:rsidRPr="007E52D1">
        <w:t>avg</w:t>
      </w:r>
      <w:proofErr w:type="spellEnd"/>
      <w:r w:rsidR="007E52D1" w:rsidRPr="007E52D1">
        <w:t>) με τοπικές αλλαγές δεικτών (</w:t>
      </w:r>
      <w:r w:rsidR="007E52D1" w:rsidRPr="007E52D1">
        <w:rPr>
          <w:b/>
          <w:bCs/>
        </w:rPr>
        <w:t>O(</w:t>
      </w:r>
      <w:proofErr w:type="spellStart"/>
      <w:r w:rsidR="007E52D1" w:rsidRPr="007E52D1">
        <w:rPr>
          <w:b/>
          <w:bCs/>
        </w:rPr>
        <w:t>hops</w:t>
      </w:r>
      <w:proofErr w:type="spellEnd"/>
      <w:r w:rsidR="007E52D1" w:rsidRPr="007E52D1">
        <w:rPr>
          <w:b/>
          <w:bCs/>
        </w:rPr>
        <w:t>)</w:t>
      </w:r>
      <w:r w:rsidR="007E52D1" w:rsidRPr="007E52D1">
        <w:t>),</w:t>
      </w:r>
    </w:p>
    <w:p w14:paraId="7C016AA0" w14:textId="77777777" w:rsidR="007E52D1" w:rsidRPr="007E52D1" w:rsidRDefault="007E52D1" w:rsidP="0072413A">
      <w:pPr>
        <w:numPr>
          <w:ilvl w:val="2"/>
          <w:numId w:val="27"/>
        </w:numPr>
        <w:spacing w:line="240" w:lineRule="auto"/>
      </w:pPr>
      <w:r w:rsidRPr="007E52D1">
        <w:t>Έξοδος: DONE.</w:t>
      </w:r>
    </w:p>
    <w:p w14:paraId="5D6486E4" w14:textId="77777777" w:rsidR="007E52D1" w:rsidRPr="007E52D1" w:rsidRDefault="007E52D1" w:rsidP="0072413A">
      <w:pPr>
        <w:numPr>
          <w:ilvl w:val="1"/>
          <w:numId w:val="27"/>
        </w:numPr>
        <w:spacing w:line="240" w:lineRule="auto"/>
        <w:rPr>
          <w:lang w:val="en-US"/>
        </w:rPr>
      </w:pPr>
      <w:r w:rsidRPr="007E52D1">
        <w:t>Αν</w:t>
      </w:r>
      <w:r w:rsidRPr="007E52D1">
        <w:rPr>
          <w:lang w:val="en-US"/>
        </w:rPr>
        <w:t xml:space="preserve"> status=ok </w:t>
      </w:r>
      <w:r w:rsidRPr="007E52D1">
        <w:t>και</w:t>
      </w:r>
      <w:r w:rsidRPr="007E52D1">
        <w:rPr>
          <w:lang w:val="en-US"/>
        </w:rPr>
        <w:t xml:space="preserve"> score </w:t>
      </w:r>
      <w:r w:rsidRPr="007E52D1">
        <w:t>εκτός</w:t>
      </w:r>
      <w:r w:rsidRPr="007E52D1">
        <w:rPr>
          <w:lang w:val="en-US"/>
        </w:rPr>
        <w:t xml:space="preserve"> [0..10]:</w:t>
      </w:r>
    </w:p>
    <w:p w14:paraId="7497CD7D" w14:textId="77777777" w:rsidR="007E52D1" w:rsidRPr="007E52D1" w:rsidRDefault="007E52D1" w:rsidP="0072413A">
      <w:pPr>
        <w:numPr>
          <w:ilvl w:val="2"/>
          <w:numId w:val="27"/>
        </w:numPr>
        <w:spacing w:line="240" w:lineRule="auto"/>
      </w:pPr>
      <w:r w:rsidRPr="007E52D1">
        <w:t xml:space="preserve">Η αξιολόγηση αγνοείται (δεν αλλάζουν τα </w:t>
      </w:r>
      <w:proofErr w:type="spellStart"/>
      <w:r w:rsidRPr="007E52D1">
        <w:t>stats</w:t>
      </w:r>
      <w:proofErr w:type="spellEnd"/>
      <w:r w:rsidRPr="007E52D1">
        <w:t>),</w:t>
      </w:r>
    </w:p>
    <w:p w14:paraId="7EB32D7E" w14:textId="77777777" w:rsidR="007E52D1" w:rsidRPr="007E52D1" w:rsidRDefault="007E52D1" w:rsidP="0072413A">
      <w:pPr>
        <w:numPr>
          <w:ilvl w:val="2"/>
          <w:numId w:val="27"/>
        </w:numPr>
        <w:spacing w:line="240" w:lineRule="auto"/>
      </w:pPr>
      <w:r w:rsidRPr="007E52D1">
        <w:t>Έξοδος: IGNORED.</w:t>
      </w:r>
    </w:p>
    <w:p w14:paraId="3AE528FE" w14:textId="77777777" w:rsidR="007E52D1" w:rsidRPr="007E52D1" w:rsidRDefault="007E52D1" w:rsidP="0072413A">
      <w:pPr>
        <w:numPr>
          <w:ilvl w:val="1"/>
          <w:numId w:val="27"/>
        </w:numPr>
        <w:spacing w:line="240" w:lineRule="auto"/>
      </w:pPr>
      <w:r w:rsidRPr="007E52D1">
        <w:t xml:space="preserve">Αν δεν υπάρχει ενεργός δανεισμός </w:t>
      </w:r>
      <w:proofErr w:type="spellStart"/>
      <w:r w:rsidRPr="007E52D1">
        <w:t>sid</w:t>
      </w:r>
      <w:proofErr w:type="spellEnd"/>
      <w:r w:rsidRPr="007E52D1">
        <w:t>–</w:t>
      </w:r>
      <w:proofErr w:type="spellStart"/>
      <w:r w:rsidRPr="007E52D1">
        <w:t>bid</w:t>
      </w:r>
      <w:proofErr w:type="spellEnd"/>
      <w:r w:rsidRPr="007E52D1">
        <w:t>:</w:t>
      </w:r>
    </w:p>
    <w:p w14:paraId="0462799C" w14:textId="77777777" w:rsidR="007E52D1" w:rsidRPr="007E52D1" w:rsidRDefault="007E52D1" w:rsidP="0072413A">
      <w:pPr>
        <w:numPr>
          <w:ilvl w:val="2"/>
          <w:numId w:val="27"/>
        </w:numPr>
        <w:spacing w:line="240" w:lineRule="auto"/>
      </w:pPr>
      <w:r w:rsidRPr="007E52D1">
        <w:t>Έξοδος: IGNORED.</w:t>
      </w:r>
    </w:p>
    <w:p w14:paraId="50E00746" w14:textId="52E07EDC" w:rsidR="007E52D1" w:rsidRPr="007E52D1" w:rsidRDefault="00A90954" w:rsidP="00A90954">
      <w:pPr>
        <w:pStyle w:val="Heading2"/>
      </w:pPr>
      <w:r>
        <w:t>3</w:t>
      </w:r>
      <w:r w:rsidR="007E52D1" w:rsidRPr="007E52D1">
        <w:t>.4 Κατανομή θέσεων προβολής &amp; επιλογή τίτλων</w:t>
      </w:r>
    </w:p>
    <w:p w14:paraId="3D83EBB6" w14:textId="77777777" w:rsidR="007E52D1" w:rsidRPr="007E52D1" w:rsidRDefault="007E52D1" w:rsidP="0072413A">
      <w:pPr>
        <w:numPr>
          <w:ilvl w:val="0"/>
          <w:numId w:val="28"/>
        </w:numPr>
        <w:spacing w:line="240" w:lineRule="auto"/>
      </w:pPr>
      <w:r w:rsidRPr="007E52D1">
        <w:rPr>
          <w:b/>
          <w:bCs/>
        </w:rPr>
        <w:lastRenderedPageBreak/>
        <w:t>D</w:t>
      </w:r>
      <w:r w:rsidRPr="007E52D1">
        <w:br/>
        <w:t xml:space="preserve">Κατανέμει τις SLOTS θέσεις προβολής </w:t>
      </w:r>
      <w:r w:rsidRPr="007E52D1">
        <w:rPr>
          <w:b/>
          <w:bCs/>
        </w:rPr>
        <w:t>στις κατηγορίες</w:t>
      </w:r>
      <w:r w:rsidRPr="007E52D1">
        <w:t xml:space="preserve"> με </w:t>
      </w:r>
      <w:r w:rsidRPr="007E52D1">
        <w:rPr>
          <w:b/>
          <w:bCs/>
        </w:rPr>
        <w:t>μέτρο &amp; μεγαλύτερα υπόλοιπα</w:t>
      </w:r>
      <w:r w:rsidRPr="007E52D1">
        <w:t xml:space="preserve"> και επιλέγει τους τίτλους που θα προβληθούν ανά κατηγορία.</w:t>
      </w:r>
    </w:p>
    <w:p w14:paraId="08F67272" w14:textId="77777777" w:rsidR="007E52D1" w:rsidRPr="007E52D1" w:rsidRDefault="007E52D1" w:rsidP="0072413A">
      <w:pPr>
        <w:spacing w:line="240" w:lineRule="auto"/>
      </w:pPr>
      <w:r w:rsidRPr="007E52D1">
        <w:t>Βήματα υπολογισμού:</w:t>
      </w:r>
    </w:p>
    <w:p w14:paraId="71914445" w14:textId="6CEAA7F7" w:rsidR="007E52D1" w:rsidRPr="007E52D1" w:rsidRDefault="007E52D1" w:rsidP="0072413A">
      <w:pPr>
        <w:numPr>
          <w:ilvl w:val="1"/>
          <w:numId w:val="28"/>
        </w:numPr>
        <w:spacing w:line="240" w:lineRule="auto"/>
      </w:pPr>
      <w:r w:rsidRPr="007E52D1">
        <w:t>Για κάθε κατηγορία g, υπολόγισε</w:t>
      </w:r>
      <w:r w:rsidRPr="007E52D1">
        <w:br/>
      </w:r>
      <w:proofErr w:type="spellStart"/>
      <w:r w:rsidRPr="007E52D1">
        <w:t>points</w:t>
      </w:r>
      <w:proofErr w:type="spellEnd"/>
      <w:r w:rsidRPr="007E52D1">
        <w:t>(g) = Σ(</w:t>
      </w:r>
      <w:proofErr w:type="spellStart"/>
      <w:r w:rsidRPr="007E52D1">
        <w:t>sum_scores</w:t>
      </w:r>
      <w:proofErr w:type="spellEnd"/>
      <w:r w:rsidRPr="007E52D1">
        <w:t xml:space="preserve">(b)) για </w:t>
      </w:r>
      <w:r w:rsidRPr="007E52D1">
        <w:rPr>
          <w:b/>
          <w:bCs/>
        </w:rPr>
        <w:t>όλα</w:t>
      </w:r>
      <w:r w:rsidRPr="007E52D1">
        <w:t xml:space="preserve"> τα βιβλία b του g με </w:t>
      </w:r>
      <w:proofErr w:type="spellStart"/>
      <w:r w:rsidRPr="007E52D1">
        <w:t>n_reviews</w:t>
      </w:r>
      <w:proofErr w:type="spellEnd"/>
      <w:r w:rsidRPr="007E52D1">
        <w:t xml:space="preserve">&gt;0 και </w:t>
      </w:r>
      <w:proofErr w:type="spellStart"/>
      <w:r w:rsidRPr="007E52D1">
        <w:t>lost_flag</w:t>
      </w:r>
      <w:proofErr w:type="spellEnd"/>
      <w:r w:rsidRPr="007E52D1">
        <w:t>=0.</w:t>
      </w:r>
      <w:r w:rsidRPr="007E52D1">
        <w:br/>
        <w:t xml:space="preserve">Ορίστε VALID = </w:t>
      </w:r>
      <w:proofErr w:type="spellStart"/>
      <w:r w:rsidRPr="007E52D1">
        <w:t>points</w:t>
      </w:r>
      <w:proofErr w:type="spellEnd"/>
      <w:r w:rsidRPr="007E52D1">
        <w:t xml:space="preserve">(g). Αν VALID=0 </w:t>
      </w:r>
      <w:r w:rsidRPr="007E52D1">
        <w:rPr>
          <w:rFonts w:ascii="Cambria Math" w:hAnsi="Cambria Math" w:cs="Cambria Math"/>
        </w:rPr>
        <w:t>⇒</w:t>
      </w:r>
      <w:r w:rsidRPr="007E52D1">
        <w:t xml:space="preserve"> </w:t>
      </w:r>
      <w:r w:rsidRPr="007E52D1">
        <w:rPr>
          <w:rFonts w:ascii="Aptos" w:hAnsi="Aptos" w:cs="Aptos"/>
        </w:rPr>
        <w:t>καμία</w:t>
      </w:r>
      <w:r w:rsidRPr="007E52D1">
        <w:t xml:space="preserve"> </w:t>
      </w:r>
      <w:r w:rsidRPr="007E52D1">
        <w:rPr>
          <w:rFonts w:ascii="Aptos" w:hAnsi="Aptos" w:cs="Aptos"/>
        </w:rPr>
        <w:t>προβολή</w:t>
      </w:r>
      <w:r w:rsidRPr="007E52D1">
        <w:t>.</w:t>
      </w:r>
    </w:p>
    <w:p w14:paraId="6CF5087E" w14:textId="77777777" w:rsidR="007E52D1" w:rsidRPr="007E52D1" w:rsidRDefault="007E52D1" w:rsidP="0072413A">
      <w:pPr>
        <w:numPr>
          <w:ilvl w:val="1"/>
          <w:numId w:val="28"/>
        </w:numPr>
        <w:spacing w:line="240" w:lineRule="auto"/>
        <w:rPr>
          <w:lang w:val="en-US"/>
        </w:rPr>
      </w:pPr>
      <w:r w:rsidRPr="007E52D1">
        <w:rPr>
          <w:lang w:val="en-US"/>
        </w:rPr>
        <w:t>quota = floor(VALID / SLOTS) (</w:t>
      </w:r>
      <w:r w:rsidRPr="007E52D1">
        <w:t>αν</w:t>
      </w:r>
      <w:r w:rsidRPr="007E52D1">
        <w:rPr>
          <w:lang w:val="en-US"/>
        </w:rPr>
        <w:t xml:space="preserve"> SLOTS=0 </w:t>
      </w:r>
      <w:r w:rsidRPr="007E52D1">
        <w:t>ή</w:t>
      </w:r>
      <w:r w:rsidRPr="007E52D1">
        <w:rPr>
          <w:lang w:val="en-US"/>
        </w:rPr>
        <w:t xml:space="preserve"> VALID=0, </w:t>
      </w:r>
      <w:r w:rsidRPr="007E52D1">
        <w:t>καμία</w:t>
      </w:r>
      <w:r w:rsidRPr="007E52D1">
        <w:rPr>
          <w:lang w:val="en-US"/>
        </w:rPr>
        <w:t xml:space="preserve"> </w:t>
      </w:r>
      <w:r w:rsidRPr="007E52D1">
        <w:t>προβολή</w:t>
      </w:r>
      <w:r w:rsidRPr="007E52D1">
        <w:rPr>
          <w:lang w:val="en-US"/>
        </w:rPr>
        <w:t>).</w:t>
      </w:r>
    </w:p>
    <w:p w14:paraId="0F53CCAD" w14:textId="013A983C" w:rsidR="007E52D1" w:rsidRPr="007E52D1" w:rsidRDefault="007E52D1" w:rsidP="0072413A">
      <w:pPr>
        <w:numPr>
          <w:ilvl w:val="1"/>
          <w:numId w:val="28"/>
        </w:numPr>
        <w:spacing w:line="240" w:lineRule="auto"/>
      </w:pPr>
      <w:r w:rsidRPr="007E52D1">
        <w:t xml:space="preserve">Αρχικές θέσεις: </w:t>
      </w:r>
      <w:proofErr w:type="spellStart"/>
      <w:r w:rsidRPr="007E52D1">
        <w:t>seats</w:t>
      </w:r>
      <w:proofErr w:type="spellEnd"/>
      <w:r w:rsidRPr="007E52D1">
        <w:t>(g)=</w:t>
      </w:r>
      <w:proofErr w:type="spellStart"/>
      <w:r w:rsidRPr="007E52D1">
        <w:t>floor</w:t>
      </w:r>
      <w:proofErr w:type="spellEnd"/>
      <w:r w:rsidRPr="007E52D1">
        <w:t>(</w:t>
      </w:r>
      <w:proofErr w:type="spellStart"/>
      <w:r w:rsidRPr="007E52D1">
        <w:t>points</w:t>
      </w:r>
      <w:proofErr w:type="spellEnd"/>
      <w:r w:rsidRPr="007E52D1">
        <w:t>(g)/</w:t>
      </w:r>
      <w:proofErr w:type="spellStart"/>
      <w:r w:rsidRPr="007E52D1">
        <w:t>quota</w:t>
      </w:r>
      <w:proofErr w:type="spellEnd"/>
      <w:r w:rsidRPr="007E52D1">
        <w:t xml:space="preserve">) (αν </w:t>
      </w:r>
      <w:proofErr w:type="spellStart"/>
      <w:r w:rsidRPr="007E52D1">
        <w:t>quota</w:t>
      </w:r>
      <w:proofErr w:type="spellEnd"/>
      <w:r w:rsidRPr="007E52D1">
        <w:t>=0, όλες οι θέσεις παραμένουν 0).</w:t>
      </w:r>
    </w:p>
    <w:p w14:paraId="1CDFC8EA" w14:textId="74063E83" w:rsidR="007E52D1" w:rsidRPr="007E52D1" w:rsidRDefault="007E52D1" w:rsidP="0072413A">
      <w:pPr>
        <w:numPr>
          <w:ilvl w:val="1"/>
          <w:numId w:val="28"/>
        </w:numPr>
        <w:spacing w:line="240" w:lineRule="auto"/>
      </w:pPr>
      <w:r w:rsidRPr="007E52D1">
        <w:t>Υπόλοιπο</w:t>
      </w:r>
      <w:r w:rsidRPr="007E52D1">
        <w:rPr>
          <w:lang w:val="en-US"/>
        </w:rPr>
        <w:t>: rem(g)=points(g)</w:t>
      </w:r>
      <w:ins w:id="0" w:author="Myron Tsatsarakis" w:date="2025-10-07T17:05:00Z">
        <w:r w:rsidR="00A419E7">
          <w:rPr>
            <w:lang w:val="en-US"/>
          </w:rPr>
          <w:t xml:space="preserve"> </w:t>
        </w:r>
      </w:ins>
      <w:del w:id="1" w:author="Myron Tsatsarakis" w:date="2025-10-07T17:05:00Z">
        <w:r w:rsidRPr="007E52D1" w:rsidDel="00A419E7">
          <w:rPr>
            <w:lang w:val="en-US"/>
          </w:rPr>
          <w:delText>-</w:delText>
        </w:r>
      </w:del>
      <w:ins w:id="2" w:author="Myron Tsatsarakis" w:date="2025-10-07T17:05:00Z">
        <w:r w:rsidR="00A419E7">
          <w:rPr>
            <w:lang w:val="en-US"/>
          </w:rPr>
          <w:t>– (</w:t>
        </w:r>
      </w:ins>
      <w:r w:rsidRPr="007E52D1">
        <w:rPr>
          <w:lang w:val="en-US"/>
        </w:rPr>
        <w:t>seats(g)</w:t>
      </w:r>
      <w:ins w:id="3" w:author="Myron Tsatsarakis" w:date="2025-10-07T17:05:00Z">
        <w:r w:rsidR="00A419E7">
          <w:rPr>
            <w:lang w:val="en-US"/>
          </w:rPr>
          <w:t xml:space="preserve"> </w:t>
        </w:r>
      </w:ins>
      <w:r w:rsidRPr="007E52D1">
        <w:rPr>
          <w:lang w:val="en-US"/>
        </w:rPr>
        <w:t>*</w:t>
      </w:r>
      <w:ins w:id="4" w:author="Myron Tsatsarakis" w:date="2025-10-07T17:05:00Z">
        <w:r w:rsidR="00A419E7">
          <w:rPr>
            <w:lang w:val="en-US"/>
          </w:rPr>
          <w:t xml:space="preserve"> </w:t>
        </w:r>
      </w:ins>
      <w:r w:rsidRPr="007E52D1">
        <w:rPr>
          <w:lang w:val="en-US"/>
        </w:rPr>
        <w:t>quota</w:t>
      </w:r>
      <w:ins w:id="5" w:author="Myron Tsatsarakis" w:date="2025-10-07T17:05:00Z">
        <w:r w:rsidR="00A419E7">
          <w:rPr>
            <w:lang w:val="en-US"/>
          </w:rPr>
          <w:t>)</w:t>
        </w:r>
      </w:ins>
      <w:r w:rsidRPr="007E52D1">
        <w:rPr>
          <w:lang w:val="en-US"/>
        </w:rPr>
        <w:t xml:space="preserve">. </w:t>
      </w:r>
      <w:r w:rsidRPr="007E52D1">
        <w:t xml:space="preserve">Μοίρασε τις εναπομείνασες θέσεις στις κατηγορίες με </w:t>
      </w:r>
      <w:r w:rsidRPr="007E52D1">
        <w:rPr>
          <w:b/>
          <w:bCs/>
        </w:rPr>
        <w:t>μεγαλύτερο υπόλοιπο</w:t>
      </w:r>
      <w:r w:rsidRPr="007E52D1">
        <w:t>.</w:t>
      </w:r>
      <w:r w:rsidRPr="007E52D1">
        <w:br/>
        <w:t xml:space="preserve">Ισοπαλία σπάει με </w:t>
      </w:r>
      <w:r w:rsidRPr="007E52D1">
        <w:rPr>
          <w:b/>
          <w:bCs/>
        </w:rPr>
        <w:t xml:space="preserve">μικρότερο </w:t>
      </w:r>
      <w:proofErr w:type="spellStart"/>
      <w:r w:rsidRPr="007E52D1">
        <w:rPr>
          <w:b/>
          <w:bCs/>
        </w:rPr>
        <w:t>gid</w:t>
      </w:r>
      <w:proofErr w:type="spellEnd"/>
      <w:r w:rsidRPr="007E52D1">
        <w:t>.</w:t>
      </w:r>
    </w:p>
    <w:p w14:paraId="502B7819" w14:textId="77777777" w:rsidR="007E52D1" w:rsidRPr="007E52D1" w:rsidRDefault="007E52D1" w:rsidP="0072413A">
      <w:pPr>
        <w:numPr>
          <w:ilvl w:val="1"/>
          <w:numId w:val="28"/>
        </w:numPr>
        <w:spacing w:line="240" w:lineRule="auto"/>
      </w:pPr>
      <w:r w:rsidRPr="007E52D1">
        <w:t xml:space="preserve">Για κάθε κατηγορία g, επίλεξε τα κορυφαία </w:t>
      </w:r>
      <w:proofErr w:type="spellStart"/>
      <w:r w:rsidRPr="007E52D1">
        <w:t>seats</w:t>
      </w:r>
      <w:proofErr w:type="spellEnd"/>
      <w:r w:rsidRPr="007E52D1">
        <w:t xml:space="preserve">(g) βιβλία (με </w:t>
      </w:r>
      <w:proofErr w:type="spellStart"/>
      <w:r w:rsidRPr="007E52D1">
        <w:t>lost_flag</w:t>
      </w:r>
      <w:proofErr w:type="spellEnd"/>
      <w:r w:rsidRPr="007E52D1">
        <w:t xml:space="preserve">=0) από την ταξινομημένη λίστα της κατηγορίας κατά </w:t>
      </w:r>
      <w:proofErr w:type="spellStart"/>
      <w:r w:rsidRPr="007E52D1">
        <w:t>avg</w:t>
      </w:r>
      <w:proofErr w:type="spellEnd"/>
      <w:r w:rsidRPr="007E52D1">
        <w:t xml:space="preserve"> (</w:t>
      </w:r>
      <w:proofErr w:type="spellStart"/>
      <w:r w:rsidRPr="007E52D1">
        <w:t>tie-break</w:t>
      </w:r>
      <w:proofErr w:type="spellEnd"/>
      <w:r w:rsidRPr="007E52D1">
        <w:t xml:space="preserve"> μικρότερο </w:t>
      </w:r>
      <w:proofErr w:type="spellStart"/>
      <w:r w:rsidRPr="007E52D1">
        <w:t>bid</w:t>
      </w:r>
      <w:proofErr w:type="spellEnd"/>
      <w:r w:rsidRPr="007E52D1">
        <w:t>).</w:t>
      </w:r>
      <w:r w:rsidRPr="007E52D1">
        <w:br/>
        <w:t>Αν δεν υπάρχουν αρκετά επιλέξιμα βιβλία, οι θέσεις μένουν κενές.</w:t>
      </w:r>
    </w:p>
    <w:p w14:paraId="2EAB2EAD" w14:textId="77777777" w:rsidR="007E52D1" w:rsidRPr="007E52D1" w:rsidRDefault="007E52D1" w:rsidP="0072413A">
      <w:pPr>
        <w:numPr>
          <w:ilvl w:val="1"/>
          <w:numId w:val="29"/>
        </w:numPr>
        <w:spacing w:line="240" w:lineRule="auto"/>
      </w:pPr>
      <w:r w:rsidRPr="007E52D1">
        <w:t>Έξοδος: DONE</w:t>
      </w:r>
    </w:p>
    <w:p w14:paraId="782A6348" w14:textId="198560DC" w:rsidR="007E52D1" w:rsidRPr="007E52D1" w:rsidRDefault="00A90954" w:rsidP="00A90954">
      <w:pPr>
        <w:pStyle w:val="Heading2"/>
      </w:pPr>
      <w:r>
        <w:t>3</w:t>
      </w:r>
      <w:r w:rsidR="007E52D1" w:rsidRPr="007E52D1">
        <w:t>.5 Εκτυπώσεις / Αναφορές</w:t>
      </w:r>
    </w:p>
    <w:p w14:paraId="0D2FC974" w14:textId="77777777" w:rsidR="007E52D1" w:rsidRPr="007E52D1" w:rsidRDefault="007E52D1" w:rsidP="0072413A">
      <w:pPr>
        <w:numPr>
          <w:ilvl w:val="0"/>
          <w:numId w:val="30"/>
        </w:numPr>
        <w:spacing w:line="240" w:lineRule="auto"/>
      </w:pPr>
      <w:r w:rsidRPr="007E52D1">
        <w:rPr>
          <w:b/>
          <w:bCs/>
        </w:rPr>
        <w:t>PG &lt;</w:t>
      </w:r>
      <w:proofErr w:type="spellStart"/>
      <w:r w:rsidRPr="007E52D1">
        <w:rPr>
          <w:b/>
          <w:bCs/>
        </w:rPr>
        <w:t>gid</w:t>
      </w:r>
      <w:proofErr w:type="spellEnd"/>
      <w:r w:rsidRPr="007E52D1">
        <w:rPr>
          <w:b/>
          <w:bCs/>
        </w:rPr>
        <w:t>&gt;</w:t>
      </w:r>
      <w:r w:rsidRPr="007E52D1">
        <w:t xml:space="preserve"> — </w:t>
      </w:r>
      <w:proofErr w:type="spellStart"/>
      <w:r w:rsidRPr="007E52D1">
        <w:rPr>
          <w:i/>
          <w:iCs/>
        </w:rPr>
        <w:t>Print</w:t>
      </w:r>
      <w:proofErr w:type="spellEnd"/>
      <w:r w:rsidRPr="007E52D1">
        <w:rPr>
          <w:i/>
          <w:iCs/>
        </w:rPr>
        <w:t xml:space="preserve"> </w:t>
      </w:r>
      <w:proofErr w:type="spellStart"/>
      <w:r w:rsidRPr="007E52D1">
        <w:rPr>
          <w:i/>
          <w:iCs/>
        </w:rPr>
        <w:t>Genre</w:t>
      </w:r>
      <w:proofErr w:type="spellEnd"/>
      <w:r w:rsidRPr="007E52D1">
        <w:br/>
        <w:t xml:space="preserve">Εκτυπώνει την τρέχουσα ταξινομημένη λίστα βιβλίων της κατηγορίας </w:t>
      </w:r>
      <w:proofErr w:type="spellStart"/>
      <w:r w:rsidRPr="007E52D1">
        <w:t>gid</w:t>
      </w:r>
      <w:proofErr w:type="spellEnd"/>
      <w:r w:rsidRPr="007E52D1">
        <w:t xml:space="preserve"> (φθίνουσα </w:t>
      </w:r>
      <w:proofErr w:type="spellStart"/>
      <w:r w:rsidRPr="007E52D1">
        <w:t>avg</w:t>
      </w:r>
      <w:proofErr w:type="spellEnd"/>
      <w:r w:rsidRPr="007E52D1">
        <w:t>):</w:t>
      </w:r>
    </w:p>
    <w:p w14:paraId="7D502A33" w14:textId="77777777" w:rsidR="007E52D1" w:rsidRPr="007E52D1" w:rsidRDefault="007E52D1" w:rsidP="00040037">
      <w:pPr>
        <w:spacing w:after="0" w:line="240" w:lineRule="auto"/>
        <w:ind w:left="2160" w:firstLine="720"/>
        <w:rPr>
          <w:rFonts w:ascii="Lucida Console" w:hAnsi="Lucida Console"/>
        </w:rPr>
      </w:pPr>
      <w:r w:rsidRPr="007E52D1">
        <w:rPr>
          <w:rFonts w:ascii="Lucida Console" w:hAnsi="Lucida Console"/>
        </w:rPr>
        <w:t>&lt;</w:t>
      </w:r>
      <w:proofErr w:type="spellStart"/>
      <w:r w:rsidRPr="007E52D1">
        <w:rPr>
          <w:rFonts w:ascii="Lucida Console" w:hAnsi="Lucida Console"/>
        </w:rPr>
        <w:t>bid</w:t>
      </w:r>
      <w:proofErr w:type="spellEnd"/>
      <w:r w:rsidRPr="007E52D1">
        <w:rPr>
          <w:rFonts w:ascii="Lucida Console" w:hAnsi="Lucida Console"/>
        </w:rPr>
        <w:t>&gt;, &lt;</w:t>
      </w:r>
      <w:proofErr w:type="spellStart"/>
      <w:r w:rsidRPr="007E52D1">
        <w:rPr>
          <w:rFonts w:ascii="Lucida Console" w:hAnsi="Lucida Console"/>
        </w:rPr>
        <w:t>avg</w:t>
      </w:r>
      <w:proofErr w:type="spellEnd"/>
      <w:r w:rsidRPr="007E52D1">
        <w:rPr>
          <w:rFonts w:ascii="Lucida Console" w:hAnsi="Lucida Console"/>
        </w:rPr>
        <w:t>&gt;</w:t>
      </w:r>
    </w:p>
    <w:p w14:paraId="076FD62D" w14:textId="77777777" w:rsidR="007E52D1" w:rsidRPr="007E52D1" w:rsidRDefault="007E52D1" w:rsidP="00040037">
      <w:pPr>
        <w:spacing w:after="0" w:line="240" w:lineRule="auto"/>
        <w:ind w:left="2160" w:firstLine="720"/>
        <w:rPr>
          <w:rFonts w:ascii="Lucida Console" w:hAnsi="Lucida Console"/>
        </w:rPr>
      </w:pPr>
      <w:r w:rsidRPr="007E52D1">
        <w:rPr>
          <w:rFonts w:ascii="Lucida Console" w:hAnsi="Lucida Console"/>
        </w:rPr>
        <w:t>&lt;</w:t>
      </w:r>
      <w:proofErr w:type="spellStart"/>
      <w:r w:rsidRPr="007E52D1">
        <w:rPr>
          <w:rFonts w:ascii="Lucida Console" w:hAnsi="Lucida Console"/>
        </w:rPr>
        <w:t>bid</w:t>
      </w:r>
      <w:proofErr w:type="spellEnd"/>
      <w:r w:rsidRPr="007E52D1">
        <w:rPr>
          <w:rFonts w:ascii="Lucida Console" w:hAnsi="Lucida Console"/>
        </w:rPr>
        <w:t>&gt;, &lt;</w:t>
      </w:r>
      <w:proofErr w:type="spellStart"/>
      <w:r w:rsidRPr="007E52D1">
        <w:rPr>
          <w:rFonts w:ascii="Lucida Console" w:hAnsi="Lucida Console"/>
        </w:rPr>
        <w:t>avg</w:t>
      </w:r>
      <w:proofErr w:type="spellEnd"/>
      <w:r w:rsidRPr="007E52D1">
        <w:rPr>
          <w:rFonts w:ascii="Lucida Console" w:hAnsi="Lucida Console"/>
        </w:rPr>
        <w:t>&gt;</w:t>
      </w:r>
    </w:p>
    <w:p w14:paraId="68782256" w14:textId="77777777" w:rsidR="007E52D1" w:rsidRPr="007E52D1" w:rsidRDefault="007E52D1" w:rsidP="00040037">
      <w:pPr>
        <w:spacing w:after="0" w:line="240" w:lineRule="auto"/>
        <w:ind w:left="2160" w:firstLine="720"/>
        <w:rPr>
          <w:rFonts w:ascii="Lucida Console" w:hAnsi="Lucida Console"/>
        </w:rPr>
      </w:pPr>
      <w:r w:rsidRPr="007E52D1">
        <w:rPr>
          <w:rFonts w:ascii="Lucida Console" w:hAnsi="Lucida Console"/>
        </w:rPr>
        <w:t>...</w:t>
      </w:r>
    </w:p>
    <w:p w14:paraId="63CA1A9A" w14:textId="77777777" w:rsidR="007E52D1" w:rsidRPr="007E52D1" w:rsidRDefault="007E52D1" w:rsidP="0072413A">
      <w:pPr>
        <w:numPr>
          <w:ilvl w:val="1"/>
          <w:numId w:val="30"/>
        </w:numPr>
        <w:spacing w:line="240" w:lineRule="auto"/>
      </w:pPr>
      <w:r w:rsidRPr="007E52D1">
        <w:t xml:space="preserve">Αν το </w:t>
      </w:r>
      <w:proofErr w:type="spellStart"/>
      <w:r w:rsidRPr="007E52D1">
        <w:t>gid</w:t>
      </w:r>
      <w:proofErr w:type="spellEnd"/>
      <w:r w:rsidRPr="007E52D1">
        <w:t xml:space="preserve"> δεν υπάρχει </w:t>
      </w:r>
      <w:r w:rsidRPr="007E52D1">
        <w:rPr>
          <w:rFonts w:ascii="Cambria Math" w:hAnsi="Cambria Math" w:cs="Cambria Math"/>
        </w:rPr>
        <w:t>⇒</w:t>
      </w:r>
      <w:r w:rsidRPr="007E52D1">
        <w:t xml:space="preserve"> IGNORED.</w:t>
      </w:r>
    </w:p>
    <w:p w14:paraId="5B6B6C39" w14:textId="77777777" w:rsidR="007E52D1" w:rsidRPr="007E52D1" w:rsidRDefault="007E52D1" w:rsidP="0072413A">
      <w:pPr>
        <w:numPr>
          <w:ilvl w:val="0"/>
          <w:numId w:val="30"/>
        </w:numPr>
        <w:spacing w:line="240" w:lineRule="auto"/>
      </w:pPr>
      <w:r w:rsidRPr="007E52D1">
        <w:rPr>
          <w:b/>
          <w:bCs/>
        </w:rPr>
        <w:t>PM &lt;</w:t>
      </w:r>
      <w:proofErr w:type="spellStart"/>
      <w:r w:rsidRPr="007E52D1">
        <w:rPr>
          <w:b/>
          <w:bCs/>
        </w:rPr>
        <w:t>sid</w:t>
      </w:r>
      <w:proofErr w:type="spellEnd"/>
      <w:r w:rsidRPr="007E52D1">
        <w:rPr>
          <w:b/>
          <w:bCs/>
        </w:rPr>
        <w:t>&gt;</w:t>
      </w:r>
      <w:r w:rsidRPr="007E52D1">
        <w:t xml:space="preserve"> — </w:t>
      </w:r>
      <w:proofErr w:type="spellStart"/>
      <w:r w:rsidRPr="007E52D1">
        <w:rPr>
          <w:i/>
          <w:iCs/>
        </w:rPr>
        <w:t>Print</w:t>
      </w:r>
      <w:proofErr w:type="spellEnd"/>
      <w:r w:rsidRPr="007E52D1">
        <w:rPr>
          <w:i/>
          <w:iCs/>
        </w:rPr>
        <w:t xml:space="preserve"> </w:t>
      </w:r>
      <w:proofErr w:type="spellStart"/>
      <w:r w:rsidRPr="007E52D1">
        <w:rPr>
          <w:i/>
          <w:iCs/>
        </w:rPr>
        <w:t>Member</w:t>
      </w:r>
      <w:proofErr w:type="spellEnd"/>
      <w:r w:rsidRPr="007E52D1">
        <w:rPr>
          <w:i/>
          <w:iCs/>
        </w:rPr>
        <w:t xml:space="preserve"> </w:t>
      </w:r>
      <w:proofErr w:type="spellStart"/>
      <w:r w:rsidRPr="007E52D1">
        <w:rPr>
          <w:i/>
          <w:iCs/>
        </w:rPr>
        <w:t>loans</w:t>
      </w:r>
      <w:proofErr w:type="spellEnd"/>
      <w:r w:rsidRPr="007E52D1">
        <w:br/>
        <w:t xml:space="preserve">Εκτυπώνει όλα τα </w:t>
      </w:r>
      <w:r w:rsidRPr="007E52D1">
        <w:rPr>
          <w:b/>
          <w:bCs/>
        </w:rPr>
        <w:t>ενεργά</w:t>
      </w:r>
      <w:r w:rsidRPr="007E52D1">
        <w:t xml:space="preserve"> δανεισμένα βιβλία του μέλους </w:t>
      </w:r>
      <w:proofErr w:type="spellStart"/>
      <w:r w:rsidRPr="007E52D1">
        <w:t>sid</w:t>
      </w:r>
      <w:proofErr w:type="spellEnd"/>
      <w:r w:rsidRPr="007E52D1">
        <w:t xml:space="preserve"> (σειρά εισαγωγής):</w:t>
      </w:r>
    </w:p>
    <w:p w14:paraId="43239E39" w14:textId="77777777" w:rsidR="007E52D1" w:rsidRPr="007E52D1" w:rsidRDefault="007E52D1" w:rsidP="00040037">
      <w:pPr>
        <w:spacing w:after="0" w:line="240" w:lineRule="auto"/>
        <w:ind w:left="2160" w:firstLine="720"/>
        <w:rPr>
          <w:rFonts w:ascii="Lucida Console" w:hAnsi="Lucida Console"/>
        </w:rPr>
      </w:pPr>
      <w:proofErr w:type="spellStart"/>
      <w:r w:rsidRPr="007E52D1">
        <w:rPr>
          <w:rFonts w:ascii="Lucida Console" w:hAnsi="Lucida Console"/>
        </w:rPr>
        <w:t>Loans</w:t>
      </w:r>
      <w:proofErr w:type="spellEnd"/>
      <w:r w:rsidRPr="007E52D1">
        <w:rPr>
          <w:rFonts w:ascii="Lucida Console" w:hAnsi="Lucida Console"/>
        </w:rPr>
        <w:t>:</w:t>
      </w:r>
    </w:p>
    <w:p w14:paraId="4879D08A" w14:textId="77777777" w:rsidR="007E52D1" w:rsidRPr="007E52D1" w:rsidRDefault="007E52D1" w:rsidP="00040037">
      <w:pPr>
        <w:spacing w:after="0" w:line="240" w:lineRule="auto"/>
        <w:ind w:left="2160" w:firstLine="720"/>
        <w:rPr>
          <w:rFonts w:ascii="Lucida Console" w:hAnsi="Lucida Console"/>
        </w:rPr>
      </w:pPr>
      <w:r w:rsidRPr="007E52D1">
        <w:rPr>
          <w:rFonts w:ascii="Lucida Console" w:hAnsi="Lucida Console"/>
        </w:rPr>
        <w:t>&lt;bid1&gt;</w:t>
      </w:r>
    </w:p>
    <w:p w14:paraId="04422430" w14:textId="77777777" w:rsidR="007E52D1" w:rsidRPr="007E52D1" w:rsidRDefault="007E52D1" w:rsidP="00040037">
      <w:pPr>
        <w:spacing w:after="0" w:line="240" w:lineRule="auto"/>
        <w:ind w:left="2160" w:firstLine="720"/>
        <w:rPr>
          <w:rFonts w:ascii="Lucida Console" w:hAnsi="Lucida Console"/>
        </w:rPr>
      </w:pPr>
      <w:r w:rsidRPr="007E52D1">
        <w:rPr>
          <w:rFonts w:ascii="Lucida Console" w:hAnsi="Lucida Console"/>
        </w:rPr>
        <w:t>&lt;bid2&gt;</w:t>
      </w:r>
    </w:p>
    <w:p w14:paraId="7873080C" w14:textId="77777777" w:rsidR="007E52D1" w:rsidRPr="007E52D1" w:rsidRDefault="007E52D1" w:rsidP="00040037">
      <w:pPr>
        <w:spacing w:after="0" w:line="240" w:lineRule="auto"/>
        <w:ind w:left="2160" w:firstLine="720"/>
      </w:pPr>
      <w:r w:rsidRPr="007E52D1">
        <w:rPr>
          <w:rFonts w:ascii="Lucida Console" w:hAnsi="Lucida Console"/>
        </w:rPr>
        <w:t>...</w:t>
      </w:r>
    </w:p>
    <w:p w14:paraId="7008A08E" w14:textId="77777777" w:rsidR="007E52D1" w:rsidRPr="007E52D1" w:rsidRDefault="007E52D1" w:rsidP="0072413A">
      <w:pPr>
        <w:numPr>
          <w:ilvl w:val="1"/>
          <w:numId w:val="30"/>
        </w:numPr>
        <w:spacing w:line="240" w:lineRule="auto"/>
      </w:pPr>
      <w:r w:rsidRPr="007E52D1">
        <w:t xml:space="preserve">Αν δεν υπάρχει μέλος ή δεν έχει δανεισμούς, τυπώνει κενή ενότητα </w:t>
      </w:r>
      <w:proofErr w:type="spellStart"/>
      <w:r w:rsidRPr="007E52D1">
        <w:t>Loans</w:t>
      </w:r>
      <w:proofErr w:type="spellEnd"/>
      <w:r w:rsidRPr="007E52D1">
        <w:t>:.</w:t>
      </w:r>
    </w:p>
    <w:p w14:paraId="16044C84" w14:textId="77777777" w:rsidR="007E52D1" w:rsidRPr="007E52D1" w:rsidRDefault="007E52D1" w:rsidP="0072413A">
      <w:pPr>
        <w:numPr>
          <w:ilvl w:val="0"/>
          <w:numId w:val="30"/>
        </w:numPr>
        <w:spacing w:line="240" w:lineRule="auto"/>
      </w:pPr>
      <w:r w:rsidRPr="007E52D1">
        <w:rPr>
          <w:b/>
          <w:bCs/>
        </w:rPr>
        <w:t>PD</w:t>
      </w:r>
      <w:r w:rsidRPr="007E52D1">
        <w:t xml:space="preserve"> — </w:t>
      </w:r>
      <w:proofErr w:type="spellStart"/>
      <w:r w:rsidRPr="007E52D1">
        <w:rPr>
          <w:i/>
          <w:iCs/>
        </w:rPr>
        <w:t>Print</w:t>
      </w:r>
      <w:proofErr w:type="spellEnd"/>
      <w:r w:rsidRPr="007E52D1">
        <w:rPr>
          <w:i/>
          <w:iCs/>
        </w:rPr>
        <w:t xml:space="preserve"> </w:t>
      </w:r>
      <w:proofErr w:type="spellStart"/>
      <w:r w:rsidRPr="007E52D1">
        <w:rPr>
          <w:i/>
          <w:iCs/>
        </w:rPr>
        <w:t>Display</w:t>
      </w:r>
      <w:proofErr w:type="spellEnd"/>
      <w:r w:rsidRPr="007E52D1">
        <w:rPr>
          <w:i/>
          <w:iCs/>
        </w:rPr>
        <w:t xml:space="preserve"> (αποτέλεσμα D)</w:t>
      </w:r>
      <w:r w:rsidRPr="007E52D1">
        <w:br/>
        <w:t xml:space="preserve">Εκτυπώνει τις επιλεγμένες προβολές, ομαδοποιημένες κατά κατηγορία (σειρά: αύξουσα </w:t>
      </w:r>
      <w:proofErr w:type="spellStart"/>
      <w:r w:rsidRPr="007E52D1">
        <w:t>gid</w:t>
      </w:r>
      <w:proofErr w:type="spellEnd"/>
      <w:r w:rsidRPr="007E52D1">
        <w:t>):</w:t>
      </w:r>
    </w:p>
    <w:p w14:paraId="3DF83134" w14:textId="77777777" w:rsidR="007E52D1" w:rsidRPr="00523D91" w:rsidRDefault="007E52D1" w:rsidP="00896598">
      <w:pPr>
        <w:spacing w:after="0" w:line="240" w:lineRule="auto"/>
        <w:ind w:left="2160" w:firstLine="720"/>
        <w:rPr>
          <w:rFonts w:ascii="Lucida Console" w:hAnsi="Lucida Console"/>
          <w:lang w:val="en-US"/>
        </w:rPr>
      </w:pPr>
      <w:r w:rsidRPr="00523D91">
        <w:rPr>
          <w:rFonts w:ascii="Lucida Console" w:hAnsi="Lucida Console"/>
          <w:lang w:val="en-US"/>
        </w:rPr>
        <w:t>Display:</w:t>
      </w:r>
    </w:p>
    <w:p w14:paraId="75847C24" w14:textId="77777777" w:rsidR="007E52D1" w:rsidRPr="00523D91" w:rsidRDefault="007E52D1" w:rsidP="00896598">
      <w:pPr>
        <w:spacing w:after="0" w:line="240" w:lineRule="auto"/>
        <w:ind w:left="2160" w:firstLine="720"/>
        <w:rPr>
          <w:rFonts w:ascii="Lucida Console" w:hAnsi="Lucida Console"/>
          <w:lang w:val="en-US"/>
        </w:rPr>
      </w:pPr>
      <w:r w:rsidRPr="00523D91">
        <w:rPr>
          <w:rFonts w:ascii="Lucida Console" w:hAnsi="Lucida Console"/>
          <w:lang w:val="en-US"/>
        </w:rPr>
        <w:lastRenderedPageBreak/>
        <w:t>&lt;gid&gt;:</w:t>
      </w:r>
    </w:p>
    <w:p w14:paraId="769B72A0" w14:textId="77777777" w:rsidR="007E52D1" w:rsidRPr="00523D91" w:rsidRDefault="007E52D1" w:rsidP="00896598">
      <w:pPr>
        <w:spacing w:after="0" w:line="240" w:lineRule="auto"/>
        <w:ind w:left="2160" w:firstLine="720"/>
        <w:rPr>
          <w:rFonts w:ascii="Lucida Console" w:hAnsi="Lucida Console"/>
          <w:lang w:val="en-US"/>
        </w:rPr>
      </w:pPr>
      <w:r w:rsidRPr="00523D91">
        <w:rPr>
          <w:rFonts w:ascii="Lucida Console" w:hAnsi="Lucida Console"/>
          <w:lang w:val="en-US"/>
        </w:rPr>
        <w:t>&lt;bid&gt;, &lt;avg&gt;</w:t>
      </w:r>
    </w:p>
    <w:p w14:paraId="44896693" w14:textId="77777777" w:rsidR="007E52D1" w:rsidRPr="00523D91" w:rsidRDefault="007E52D1" w:rsidP="00896598">
      <w:pPr>
        <w:spacing w:after="0" w:line="240" w:lineRule="auto"/>
        <w:ind w:left="2160" w:firstLine="720"/>
        <w:rPr>
          <w:rFonts w:ascii="Lucida Console" w:hAnsi="Lucida Console"/>
          <w:lang w:val="en-US"/>
        </w:rPr>
      </w:pPr>
      <w:r w:rsidRPr="00523D91">
        <w:rPr>
          <w:rFonts w:ascii="Lucida Console" w:hAnsi="Lucida Console"/>
          <w:lang w:val="en-US"/>
        </w:rPr>
        <w:t>&lt;bid&gt;, &lt;avg&gt;</w:t>
      </w:r>
    </w:p>
    <w:p w14:paraId="6630F861" w14:textId="77777777" w:rsidR="007E52D1" w:rsidRPr="007E52D1" w:rsidRDefault="007E52D1" w:rsidP="00896598">
      <w:pPr>
        <w:spacing w:after="0" w:line="240" w:lineRule="auto"/>
        <w:ind w:left="2160" w:firstLine="720"/>
        <w:rPr>
          <w:rFonts w:ascii="Lucida Console" w:hAnsi="Lucida Console"/>
        </w:rPr>
      </w:pPr>
      <w:r w:rsidRPr="007E52D1">
        <w:rPr>
          <w:rFonts w:ascii="Lucida Console" w:hAnsi="Lucida Console"/>
        </w:rPr>
        <w:t>...</w:t>
      </w:r>
    </w:p>
    <w:p w14:paraId="7FB59F6A" w14:textId="77777777" w:rsidR="007E52D1" w:rsidRPr="007E52D1" w:rsidRDefault="007E52D1" w:rsidP="00896598">
      <w:pPr>
        <w:spacing w:after="0" w:line="240" w:lineRule="auto"/>
        <w:ind w:left="2160" w:firstLine="720"/>
        <w:rPr>
          <w:rFonts w:ascii="Lucida Console" w:hAnsi="Lucida Console"/>
        </w:rPr>
      </w:pPr>
      <w:r w:rsidRPr="007E52D1">
        <w:rPr>
          <w:rFonts w:ascii="Lucida Console" w:hAnsi="Lucida Console"/>
        </w:rPr>
        <w:t>&lt;</w:t>
      </w:r>
      <w:proofErr w:type="spellStart"/>
      <w:r w:rsidRPr="007E52D1">
        <w:rPr>
          <w:rFonts w:ascii="Lucida Console" w:hAnsi="Lucida Console"/>
        </w:rPr>
        <w:t>gid</w:t>
      </w:r>
      <w:proofErr w:type="spellEnd"/>
      <w:r w:rsidRPr="007E52D1">
        <w:rPr>
          <w:rFonts w:ascii="Lucida Console" w:hAnsi="Lucida Console"/>
        </w:rPr>
        <w:t>&gt;:</w:t>
      </w:r>
    </w:p>
    <w:p w14:paraId="75B1A136" w14:textId="77777777" w:rsidR="007E52D1" w:rsidRPr="007E52D1" w:rsidRDefault="007E52D1" w:rsidP="00896598">
      <w:pPr>
        <w:spacing w:after="0" w:line="240" w:lineRule="auto"/>
        <w:ind w:left="2160" w:firstLine="720"/>
        <w:rPr>
          <w:rFonts w:ascii="Lucida Console" w:hAnsi="Lucida Console"/>
        </w:rPr>
      </w:pPr>
      <w:r w:rsidRPr="007E52D1">
        <w:rPr>
          <w:rFonts w:ascii="Lucida Console" w:hAnsi="Lucida Console"/>
        </w:rPr>
        <w:t>...</w:t>
      </w:r>
    </w:p>
    <w:p w14:paraId="3A8290A0" w14:textId="77777777" w:rsidR="007E52D1" w:rsidRPr="007E52D1" w:rsidRDefault="007E52D1" w:rsidP="0072413A">
      <w:pPr>
        <w:spacing w:line="240" w:lineRule="auto"/>
      </w:pPr>
      <w:r w:rsidRPr="007E52D1">
        <w:t xml:space="preserve">Περιλαμβάνει μόνο ό,τι παρήγαγε η τελευταία D. Αν δεν έχει τρέξει D ή δεν υπάρχουν θέσεις/έγκυρα </w:t>
      </w:r>
      <w:proofErr w:type="spellStart"/>
      <w:r w:rsidRPr="007E52D1">
        <w:t>points</w:t>
      </w:r>
      <w:proofErr w:type="spellEnd"/>
      <w:r w:rsidRPr="007E52D1">
        <w:t>, τυπώνεται:</w:t>
      </w:r>
    </w:p>
    <w:p w14:paraId="3DF31547" w14:textId="77777777" w:rsidR="007E52D1" w:rsidRPr="007E52D1" w:rsidRDefault="007E52D1" w:rsidP="00896598">
      <w:pPr>
        <w:spacing w:after="0" w:line="240" w:lineRule="auto"/>
        <w:ind w:left="2160" w:firstLine="720"/>
        <w:rPr>
          <w:rFonts w:ascii="Lucida Console" w:hAnsi="Lucida Console"/>
        </w:rPr>
      </w:pPr>
      <w:proofErr w:type="spellStart"/>
      <w:r w:rsidRPr="007E52D1">
        <w:rPr>
          <w:rFonts w:ascii="Lucida Console" w:hAnsi="Lucida Console"/>
        </w:rPr>
        <w:t>Display</w:t>
      </w:r>
      <w:proofErr w:type="spellEnd"/>
      <w:r w:rsidRPr="007E52D1">
        <w:rPr>
          <w:rFonts w:ascii="Lucida Console" w:hAnsi="Lucida Console"/>
        </w:rPr>
        <w:t>:</w:t>
      </w:r>
    </w:p>
    <w:p w14:paraId="318425C0" w14:textId="77777777" w:rsidR="007E52D1" w:rsidRDefault="007E52D1" w:rsidP="00896598">
      <w:pPr>
        <w:spacing w:after="0" w:line="240" w:lineRule="auto"/>
        <w:ind w:left="2160" w:firstLine="720"/>
        <w:rPr>
          <w:rFonts w:ascii="Lucida Console" w:hAnsi="Lucida Console"/>
          <w:lang w:val="en-US"/>
        </w:rPr>
      </w:pPr>
      <w:r w:rsidRPr="007E52D1">
        <w:rPr>
          <w:rFonts w:ascii="Lucida Console" w:hAnsi="Lucida Console"/>
        </w:rPr>
        <w:t>(</w:t>
      </w:r>
      <w:proofErr w:type="spellStart"/>
      <w:r w:rsidRPr="007E52D1">
        <w:rPr>
          <w:rFonts w:ascii="Lucida Console" w:hAnsi="Lucida Console"/>
        </w:rPr>
        <w:t>empty</w:t>
      </w:r>
      <w:proofErr w:type="spellEnd"/>
      <w:r w:rsidRPr="007E52D1">
        <w:rPr>
          <w:rFonts w:ascii="Lucida Console" w:hAnsi="Lucida Console"/>
        </w:rPr>
        <w:t>)</w:t>
      </w:r>
    </w:p>
    <w:p w14:paraId="5B07C5FF" w14:textId="77777777" w:rsidR="00896598" w:rsidRPr="007E52D1" w:rsidRDefault="00896598" w:rsidP="00896598">
      <w:pPr>
        <w:spacing w:after="0" w:line="240" w:lineRule="auto"/>
        <w:ind w:left="2160" w:firstLine="720"/>
        <w:rPr>
          <w:rFonts w:ascii="Lucida Console" w:hAnsi="Lucida Console"/>
          <w:lang w:val="en-US"/>
        </w:rPr>
      </w:pPr>
    </w:p>
    <w:p w14:paraId="35A9123D" w14:textId="77777777" w:rsidR="007E52D1" w:rsidRPr="007E52D1" w:rsidRDefault="007E52D1" w:rsidP="0072413A">
      <w:pPr>
        <w:numPr>
          <w:ilvl w:val="0"/>
          <w:numId w:val="30"/>
        </w:numPr>
        <w:spacing w:line="240" w:lineRule="auto"/>
      </w:pPr>
      <w:r w:rsidRPr="007E52D1">
        <w:rPr>
          <w:b/>
          <w:bCs/>
        </w:rPr>
        <w:t>PS</w:t>
      </w:r>
      <w:r w:rsidRPr="007E52D1">
        <w:t xml:space="preserve"> — </w:t>
      </w:r>
      <w:proofErr w:type="spellStart"/>
      <w:r w:rsidRPr="007E52D1">
        <w:rPr>
          <w:i/>
          <w:iCs/>
        </w:rPr>
        <w:t>Print</w:t>
      </w:r>
      <w:proofErr w:type="spellEnd"/>
      <w:r w:rsidRPr="007E52D1">
        <w:rPr>
          <w:i/>
          <w:iCs/>
        </w:rPr>
        <w:t xml:space="preserve"> </w:t>
      </w:r>
      <w:proofErr w:type="spellStart"/>
      <w:r w:rsidRPr="007E52D1">
        <w:rPr>
          <w:i/>
          <w:iCs/>
        </w:rPr>
        <w:t>Stats</w:t>
      </w:r>
      <w:proofErr w:type="spellEnd"/>
      <w:r w:rsidRPr="007E52D1">
        <w:t xml:space="preserve"> (προαιρετική αλλά </w:t>
      </w:r>
      <w:proofErr w:type="spellStart"/>
      <w:r w:rsidRPr="007E52D1">
        <w:t>συνιστώμενη</w:t>
      </w:r>
      <w:proofErr w:type="spellEnd"/>
      <w:r w:rsidRPr="007E52D1">
        <w:t xml:space="preserve"> για έλεγχο)</w:t>
      </w:r>
      <w:r w:rsidRPr="007E52D1">
        <w:br/>
        <w:t xml:space="preserve">Εκτυπώνει για κάθε κατηγορία </w:t>
      </w:r>
      <w:proofErr w:type="spellStart"/>
      <w:r w:rsidRPr="007E52D1">
        <w:t>gid</w:t>
      </w:r>
      <w:proofErr w:type="spellEnd"/>
      <w:r w:rsidRPr="007E52D1">
        <w:t xml:space="preserve"> τα </w:t>
      </w:r>
      <w:proofErr w:type="spellStart"/>
      <w:r w:rsidRPr="007E52D1">
        <w:t>points</w:t>
      </w:r>
      <w:proofErr w:type="spellEnd"/>
      <w:r w:rsidRPr="007E52D1">
        <w:t>(g) που θα χρησιμοποιούσε η D αν έτρεχε τώρα, καθώς και τα SLOTS:</w:t>
      </w:r>
    </w:p>
    <w:p w14:paraId="322D7FAF" w14:textId="77777777" w:rsidR="007E52D1" w:rsidRPr="00523D91" w:rsidRDefault="007E52D1" w:rsidP="00896598">
      <w:pPr>
        <w:spacing w:after="0" w:line="240" w:lineRule="auto"/>
        <w:ind w:left="2160" w:firstLine="720"/>
        <w:rPr>
          <w:rFonts w:ascii="Lucida Console" w:hAnsi="Lucida Console"/>
          <w:lang w:val="en-US"/>
        </w:rPr>
      </w:pPr>
      <w:r w:rsidRPr="00523D91">
        <w:rPr>
          <w:rFonts w:ascii="Lucida Console" w:hAnsi="Lucida Console"/>
          <w:lang w:val="en-US"/>
        </w:rPr>
        <w:t>SLOTS=&lt;S&gt;</w:t>
      </w:r>
    </w:p>
    <w:p w14:paraId="16882808" w14:textId="77777777" w:rsidR="007E52D1" w:rsidRPr="00523D91" w:rsidRDefault="007E52D1" w:rsidP="00896598">
      <w:pPr>
        <w:spacing w:after="0" w:line="240" w:lineRule="auto"/>
        <w:ind w:left="2160" w:firstLine="720"/>
        <w:rPr>
          <w:rFonts w:ascii="Lucida Console" w:hAnsi="Lucida Console"/>
          <w:lang w:val="en-US"/>
        </w:rPr>
      </w:pPr>
      <w:r w:rsidRPr="00523D91">
        <w:rPr>
          <w:rFonts w:ascii="Lucida Console" w:hAnsi="Lucida Console"/>
          <w:lang w:val="en-US"/>
        </w:rPr>
        <w:t>&lt;gid&gt;: points=&lt;p&gt;</w:t>
      </w:r>
    </w:p>
    <w:p w14:paraId="00746B04" w14:textId="77777777" w:rsidR="007E52D1" w:rsidRPr="007E52D1" w:rsidRDefault="007E52D1" w:rsidP="00896598">
      <w:pPr>
        <w:spacing w:after="0" w:line="240" w:lineRule="auto"/>
        <w:ind w:left="2160" w:firstLine="720"/>
        <w:rPr>
          <w:rFonts w:ascii="Lucida Console" w:hAnsi="Lucida Console"/>
        </w:rPr>
      </w:pPr>
      <w:r w:rsidRPr="007E52D1">
        <w:rPr>
          <w:rFonts w:ascii="Lucida Console" w:hAnsi="Lucida Console"/>
        </w:rPr>
        <w:t>&lt;</w:t>
      </w:r>
      <w:proofErr w:type="spellStart"/>
      <w:r w:rsidRPr="007E52D1">
        <w:rPr>
          <w:rFonts w:ascii="Lucida Console" w:hAnsi="Lucida Console"/>
        </w:rPr>
        <w:t>gid</w:t>
      </w:r>
      <w:proofErr w:type="spellEnd"/>
      <w:r w:rsidRPr="007E52D1">
        <w:rPr>
          <w:rFonts w:ascii="Lucida Console" w:hAnsi="Lucida Console"/>
        </w:rPr>
        <w:t xml:space="preserve">&gt;: </w:t>
      </w:r>
      <w:proofErr w:type="spellStart"/>
      <w:r w:rsidRPr="007E52D1">
        <w:rPr>
          <w:rFonts w:ascii="Lucida Console" w:hAnsi="Lucida Console"/>
        </w:rPr>
        <w:t>points</w:t>
      </w:r>
      <w:proofErr w:type="spellEnd"/>
      <w:r w:rsidRPr="007E52D1">
        <w:rPr>
          <w:rFonts w:ascii="Lucida Console" w:hAnsi="Lucida Console"/>
        </w:rPr>
        <w:t>=&lt;p&gt;</w:t>
      </w:r>
    </w:p>
    <w:p w14:paraId="364275D0" w14:textId="49D1F9FF" w:rsidR="007E52D1" w:rsidRPr="00896598" w:rsidRDefault="007E52D1" w:rsidP="00896598">
      <w:pPr>
        <w:spacing w:after="0" w:line="240" w:lineRule="auto"/>
        <w:ind w:left="2160" w:firstLine="720"/>
        <w:rPr>
          <w:rFonts w:ascii="Lucida Console" w:hAnsi="Lucida Console"/>
          <w:lang w:val="en-US"/>
        </w:rPr>
      </w:pPr>
      <w:r w:rsidRPr="007E52D1">
        <w:rPr>
          <w:rFonts w:ascii="Lucida Console" w:hAnsi="Lucida Console"/>
        </w:rPr>
        <w:t>...</w:t>
      </w:r>
    </w:p>
    <w:p w14:paraId="0647B567" w14:textId="77777777" w:rsidR="0072413A" w:rsidRDefault="0072413A" w:rsidP="0072413A">
      <w:pPr>
        <w:spacing w:line="240" w:lineRule="auto"/>
      </w:pPr>
    </w:p>
    <w:p w14:paraId="0ABAE15E" w14:textId="77777777" w:rsidR="0072413A" w:rsidRDefault="0072413A" w:rsidP="0072413A">
      <w:pPr>
        <w:spacing w:line="240" w:lineRule="auto"/>
      </w:pPr>
    </w:p>
    <w:p w14:paraId="26EA6FF8" w14:textId="77777777" w:rsidR="003C3707" w:rsidRPr="007E52D1" w:rsidRDefault="003C3707" w:rsidP="003C3707">
      <w:pPr>
        <w:spacing w:line="240" w:lineRule="auto"/>
        <w:rPr>
          <w:b/>
          <w:bCs/>
        </w:rPr>
      </w:pPr>
      <w:r w:rsidRPr="003C3707">
        <w:rPr>
          <w:b/>
          <w:bCs/>
        </w:rPr>
        <w:t>Παρατηρήσεις</w:t>
      </w:r>
    </w:p>
    <w:p w14:paraId="0AD655E3" w14:textId="77777777" w:rsidR="003C3707" w:rsidRPr="007E52D1" w:rsidRDefault="003C3707" w:rsidP="003C3707">
      <w:pPr>
        <w:pStyle w:val="ListParagraph"/>
        <w:numPr>
          <w:ilvl w:val="0"/>
          <w:numId w:val="31"/>
        </w:numPr>
        <w:spacing w:line="240" w:lineRule="auto"/>
      </w:pPr>
      <w:r w:rsidRPr="007E52D1">
        <w:t>Τα ονόματα/τίτλοι δίνονται σε εισαγωγικά όταν περιέχουν κενά.</w:t>
      </w:r>
    </w:p>
    <w:p w14:paraId="5BA9A24E" w14:textId="77777777" w:rsidR="003C3707" w:rsidRPr="007E52D1" w:rsidRDefault="003C3707" w:rsidP="003C3707">
      <w:pPr>
        <w:pStyle w:val="ListParagraph"/>
        <w:numPr>
          <w:ilvl w:val="0"/>
          <w:numId w:val="31"/>
        </w:numPr>
        <w:spacing w:line="240" w:lineRule="auto"/>
      </w:pPr>
      <w:proofErr w:type="spellStart"/>
      <w:r w:rsidRPr="007E52D1">
        <w:t>score</w:t>
      </w:r>
      <w:proofErr w:type="spellEnd"/>
      <w:r w:rsidRPr="007E52D1">
        <w:t xml:space="preserve"> είναι ακέραιος στο [0..10].</w:t>
      </w:r>
    </w:p>
    <w:p w14:paraId="15C4770F" w14:textId="77777777" w:rsidR="003C3707" w:rsidRPr="007E52D1" w:rsidRDefault="003C3707" w:rsidP="003C3707">
      <w:pPr>
        <w:pStyle w:val="ListParagraph"/>
        <w:numPr>
          <w:ilvl w:val="0"/>
          <w:numId w:val="31"/>
        </w:numPr>
        <w:spacing w:line="240" w:lineRule="auto"/>
      </w:pPr>
      <w:r w:rsidRPr="007E52D1">
        <w:t xml:space="preserve">status </w:t>
      </w:r>
      <w:r w:rsidRPr="007E52D1">
        <w:rPr>
          <w:rFonts w:ascii="Cambria Math" w:hAnsi="Cambria Math" w:cs="Cambria Math"/>
        </w:rPr>
        <w:t>∈</w:t>
      </w:r>
      <w:r w:rsidRPr="007E52D1">
        <w:t xml:space="preserve"> {</w:t>
      </w:r>
      <w:proofErr w:type="spellStart"/>
      <w:r w:rsidRPr="007E52D1">
        <w:t>ok</w:t>
      </w:r>
      <w:proofErr w:type="spellEnd"/>
      <w:r w:rsidRPr="007E52D1">
        <w:t xml:space="preserve">, </w:t>
      </w:r>
      <w:proofErr w:type="spellStart"/>
      <w:r w:rsidRPr="007E52D1">
        <w:t>lost</w:t>
      </w:r>
      <w:proofErr w:type="spellEnd"/>
      <w:r w:rsidRPr="007E52D1">
        <w:t>}.</w:t>
      </w:r>
    </w:p>
    <w:p w14:paraId="1E9D51E1" w14:textId="77777777" w:rsidR="0030484C" w:rsidRDefault="003C3707" w:rsidP="0030484C">
      <w:pPr>
        <w:pStyle w:val="ListParagraph"/>
        <w:numPr>
          <w:ilvl w:val="0"/>
          <w:numId w:val="31"/>
        </w:numPr>
        <w:spacing w:line="240" w:lineRule="auto"/>
      </w:pPr>
      <w:r>
        <w:t>Στο σύστημα υπάρχει ένας συνολικός αριθμός “θέσεων προβολής” (SLOTS) — δηλαδή, ο αριθμός των βιβλίων που μπορεί να προβληθεί ταυτόχρονα στη “βιτρίνα” της βιβλιοθήκης. Ο αριθμός αυτός δεν είναι ανά κατηγορία, αλλά παγκόσμιος: ισχύει για ολόκληρη τη βιβλιοθήκη.</w:t>
      </w:r>
    </w:p>
    <w:p w14:paraId="78EE8155" w14:textId="77777777" w:rsidR="0030484C" w:rsidRPr="0030484C" w:rsidRDefault="0030484C" w:rsidP="002E283E">
      <w:pPr>
        <w:pStyle w:val="ListParagraph"/>
        <w:numPr>
          <w:ilvl w:val="0"/>
          <w:numId w:val="31"/>
        </w:numPr>
        <w:spacing w:line="240" w:lineRule="auto"/>
        <w:rPr>
          <w:lang w:val="en-US"/>
        </w:rPr>
      </w:pPr>
      <w:r>
        <w:t>Τ</w:t>
      </w:r>
      <w:r w:rsidRPr="0030484C">
        <w:t>α</w:t>
      </w:r>
      <w:r w:rsidRPr="0030484C">
        <w:rPr>
          <w:lang w:val="en-US"/>
        </w:rPr>
        <w:t xml:space="preserve"> avg </w:t>
      </w:r>
      <w:r w:rsidRPr="0030484C">
        <w:t>είναι</w:t>
      </w:r>
      <w:r w:rsidRPr="0030484C">
        <w:rPr>
          <w:lang w:val="en-US"/>
        </w:rPr>
        <w:t xml:space="preserve"> </w:t>
      </w:r>
      <w:r w:rsidRPr="0030484C">
        <w:rPr>
          <w:b/>
          <w:bCs/>
        </w:rPr>
        <w:t>ακέραιοι</w:t>
      </w:r>
      <w:r w:rsidRPr="0030484C">
        <w:rPr>
          <w:lang w:val="en-US"/>
        </w:rPr>
        <w:t>: floor(</w:t>
      </w:r>
      <w:proofErr w:type="spellStart"/>
      <w:r w:rsidRPr="0030484C">
        <w:rPr>
          <w:lang w:val="en-US"/>
        </w:rPr>
        <w:t>sum_scores</w:t>
      </w:r>
      <w:proofErr w:type="spellEnd"/>
      <w:r w:rsidRPr="0030484C">
        <w:rPr>
          <w:lang w:val="en-US"/>
        </w:rPr>
        <w:t xml:space="preserve"> / </w:t>
      </w:r>
      <w:proofErr w:type="spellStart"/>
      <w:r w:rsidRPr="0030484C">
        <w:rPr>
          <w:lang w:val="en-US"/>
        </w:rPr>
        <w:t>n_reviews</w:t>
      </w:r>
      <w:proofErr w:type="spellEnd"/>
      <w:r w:rsidRPr="0030484C">
        <w:rPr>
          <w:lang w:val="en-US"/>
        </w:rPr>
        <w:t>).</w:t>
      </w:r>
    </w:p>
    <w:p w14:paraId="7270576A" w14:textId="77777777" w:rsidR="0030484C" w:rsidRDefault="0030484C" w:rsidP="00332639">
      <w:pPr>
        <w:pStyle w:val="ListParagraph"/>
        <w:numPr>
          <w:ilvl w:val="0"/>
          <w:numId w:val="31"/>
        </w:numPr>
        <w:spacing w:line="240" w:lineRule="auto"/>
      </w:pPr>
      <w:r w:rsidRPr="0030484C">
        <w:t xml:space="preserve">Βιβλίο με </w:t>
      </w:r>
      <w:proofErr w:type="spellStart"/>
      <w:r w:rsidRPr="0030484C">
        <w:t>lost_flag</w:t>
      </w:r>
      <w:proofErr w:type="spellEnd"/>
      <w:r w:rsidRPr="0030484C">
        <w:t xml:space="preserve">=1 </w:t>
      </w:r>
      <w:r w:rsidRPr="0030484C">
        <w:rPr>
          <w:b/>
          <w:bCs/>
        </w:rPr>
        <w:t>δεν</w:t>
      </w:r>
      <w:r w:rsidRPr="0030484C">
        <w:t xml:space="preserve"> συμμετέχει σε </w:t>
      </w:r>
      <w:proofErr w:type="spellStart"/>
      <w:r w:rsidRPr="0030484C">
        <w:t>points</w:t>
      </w:r>
      <w:proofErr w:type="spellEnd"/>
      <w:r w:rsidRPr="0030484C">
        <w:t>(g) ούτε επιλέγεται σε D.</w:t>
      </w:r>
    </w:p>
    <w:p w14:paraId="0DA7C7D8" w14:textId="77777777" w:rsidR="0030484C" w:rsidRDefault="0030484C" w:rsidP="000D19DE">
      <w:pPr>
        <w:pStyle w:val="ListParagraph"/>
        <w:numPr>
          <w:ilvl w:val="0"/>
          <w:numId w:val="31"/>
        </w:numPr>
        <w:spacing w:line="240" w:lineRule="auto"/>
      </w:pPr>
      <w:r w:rsidRPr="0030484C">
        <w:t xml:space="preserve">Κατά την R, η επανατοποθέτηση γίνεται </w:t>
      </w:r>
      <w:r w:rsidRPr="0030484C">
        <w:rPr>
          <w:b/>
          <w:bCs/>
        </w:rPr>
        <w:t>τοπικά</w:t>
      </w:r>
      <w:r w:rsidRPr="0030484C">
        <w:t xml:space="preserve"> (μοναδικές ανταλλαγές/ενημερώσεις δεικτών) στη διπλά συνδεδεμένη λίστα της κατηγορίας.</w:t>
      </w:r>
    </w:p>
    <w:p w14:paraId="29090F89" w14:textId="5C74F354" w:rsidR="0030484C" w:rsidRPr="0030484C" w:rsidRDefault="0030484C" w:rsidP="000D19DE">
      <w:pPr>
        <w:pStyle w:val="ListParagraph"/>
        <w:numPr>
          <w:ilvl w:val="0"/>
          <w:numId w:val="31"/>
        </w:numPr>
        <w:spacing w:line="240" w:lineRule="auto"/>
      </w:pPr>
      <w:r w:rsidRPr="0030484C">
        <w:t xml:space="preserve">Η D </w:t>
      </w:r>
      <w:r w:rsidRPr="0030484C">
        <w:rPr>
          <w:b/>
          <w:bCs/>
        </w:rPr>
        <w:t>δεν</w:t>
      </w:r>
      <w:r w:rsidRPr="0030484C">
        <w:t xml:space="preserve"> αλλάζει τα </w:t>
      </w:r>
      <w:proofErr w:type="spellStart"/>
      <w:r w:rsidRPr="0030484C">
        <w:t>avg</w:t>
      </w:r>
      <w:proofErr w:type="spellEnd"/>
      <w:r w:rsidRPr="0030484C">
        <w:t>∙ μόνο «διαβάζει» τις ήδη ταξινομημένες λίστες και επιλέγει κορυφαία στοιχεία ανά κατηγορία βάσει των υπολογισμών (</w:t>
      </w:r>
      <w:proofErr w:type="spellStart"/>
      <w:r w:rsidRPr="0030484C">
        <w:t>quota</w:t>
      </w:r>
      <w:proofErr w:type="spellEnd"/>
      <w:r w:rsidRPr="0030484C">
        <w:t xml:space="preserve"> + υπόλοιπα).</w:t>
      </w:r>
    </w:p>
    <w:p w14:paraId="7E93F36E" w14:textId="77777777" w:rsidR="0072413A" w:rsidRDefault="0072413A" w:rsidP="0072413A">
      <w:pPr>
        <w:spacing w:line="240" w:lineRule="auto"/>
      </w:pPr>
    </w:p>
    <w:p w14:paraId="3B3D1F0B" w14:textId="77777777" w:rsidR="0072413A" w:rsidRPr="007E52D1" w:rsidRDefault="0072413A" w:rsidP="0072413A">
      <w:pPr>
        <w:spacing w:line="240" w:lineRule="auto"/>
        <w:rPr>
          <w:b/>
          <w:bCs/>
        </w:rPr>
      </w:pPr>
      <w:r w:rsidRPr="007E52D1">
        <w:rPr>
          <w:b/>
          <w:bCs/>
        </w:rPr>
        <w:t>Αποδοτικότητα (ελέγχεται)</w:t>
      </w:r>
    </w:p>
    <w:p w14:paraId="32DCA9CF" w14:textId="77777777" w:rsidR="0072413A" w:rsidRPr="007E52D1" w:rsidRDefault="0072413A" w:rsidP="0072413A">
      <w:pPr>
        <w:numPr>
          <w:ilvl w:val="0"/>
          <w:numId w:val="23"/>
        </w:numPr>
        <w:spacing w:line="240" w:lineRule="auto"/>
      </w:pPr>
      <w:r w:rsidRPr="007E52D1">
        <w:t xml:space="preserve">Εισαγωγές σε </w:t>
      </w:r>
      <w:r w:rsidRPr="007E52D1">
        <w:rPr>
          <w:b/>
          <w:bCs/>
        </w:rPr>
        <w:t xml:space="preserve">μη ταξινομημένες </w:t>
      </w:r>
      <w:proofErr w:type="spellStart"/>
      <w:r w:rsidRPr="007E52D1">
        <w:rPr>
          <w:b/>
          <w:bCs/>
        </w:rPr>
        <w:t>μονοσυνδεδεμένες</w:t>
      </w:r>
      <w:proofErr w:type="spellEnd"/>
      <w:r w:rsidRPr="007E52D1">
        <w:t xml:space="preserve"> λίστες με </w:t>
      </w:r>
      <w:proofErr w:type="spellStart"/>
      <w:r w:rsidRPr="007E52D1">
        <w:t>sentinel</w:t>
      </w:r>
      <w:proofErr w:type="spellEnd"/>
      <w:r w:rsidRPr="007E52D1">
        <w:t xml:space="preserve">: </w:t>
      </w:r>
      <w:r w:rsidRPr="007E52D1">
        <w:rPr>
          <w:b/>
          <w:bCs/>
        </w:rPr>
        <w:t>O(1)</w:t>
      </w:r>
      <w:r w:rsidRPr="007E52D1">
        <w:t>.</w:t>
      </w:r>
    </w:p>
    <w:p w14:paraId="566B489C" w14:textId="77777777" w:rsidR="0072413A" w:rsidRPr="007E52D1" w:rsidRDefault="0072413A" w:rsidP="0072413A">
      <w:pPr>
        <w:numPr>
          <w:ilvl w:val="0"/>
          <w:numId w:val="23"/>
        </w:numPr>
        <w:spacing w:line="240" w:lineRule="auto"/>
      </w:pPr>
      <w:r w:rsidRPr="007E52D1">
        <w:t xml:space="preserve">Επανατοποθετήσεις βιβλίων σε </w:t>
      </w:r>
      <w:r w:rsidRPr="007E52D1">
        <w:rPr>
          <w:b/>
          <w:bCs/>
        </w:rPr>
        <w:t xml:space="preserve">διπλά συνδεδεμένες, ταξινομημένες (φθίνουσα </w:t>
      </w:r>
      <w:proofErr w:type="spellStart"/>
      <w:r w:rsidRPr="007E52D1">
        <w:rPr>
          <w:b/>
          <w:bCs/>
        </w:rPr>
        <w:t>avg</w:t>
      </w:r>
      <w:proofErr w:type="spellEnd"/>
      <w:r w:rsidRPr="007E52D1">
        <w:rPr>
          <w:b/>
          <w:bCs/>
        </w:rPr>
        <w:t>)</w:t>
      </w:r>
      <w:r w:rsidRPr="007E52D1">
        <w:t xml:space="preserve"> λίστες: </w:t>
      </w:r>
      <w:r w:rsidRPr="007E52D1">
        <w:rPr>
          <w:b/>
          <w:bCs/>
        </w:rPr>
        <w:t>O(</w:t>
      </w:r>
      <w:proofErr w:type="spellStart"/>
      <w:r w:rsidRPr="007E52D1">
        <w:rPr>
          <w:b/>
          <w:bCs/>
        </w:rPr>
        <w:t>hops</w:t>
      </w:r>
      <w:proofErr w:type="spellEnd"/>
      <w:r w:rsidRPr="007E52D1">
        <w:rPr>
          <w:b/>
          <w:bCs/>
        </w:rPr>
        <w:t>)</w:t>
      </w:r>
      <w:r w:rsidRPr="007E52D1">
        <w:t xml:space="preserve"> με </w:t>
      </w:r>
      <w:r w:rsidRPr="007E52D1">
        <w:rPr>
          <w:b/>
          <w:bCs/>
        </w:rPr>
        <w:t>τοπικές αλλαγές δεικτών</w:t>
      </w:r>
      <w:r w:rsidRPr="007E52D1">
        <w:t xml:space="preserve"> (όχι ανακατασκευή).</w:t>
      </w:r>
    </w:p>
    <w:p w14:paraId="6CCD5D6A" w14:textId="77777777" w:rsidR="0072413A" w:rsidRDefault="0072413A" w:rsidP="0072413A">
      <w:pPr>
        <w:numPr>
          <w:ilvl w:val="0"/>
          <w:numId w:val="23"/>
        </w:numPr>
        <w:spacing w:line="240" w:lineRule="auto"/>
      </w:pPr>
      <w:r w:rsidRPr="007E52D1">
        <w:t>Κατανομή προβολών (εντολή D): μία σάρωση για συγκέντρωση πόντων ανά κατηγορία (</w:t>
      </w:r>
      <w:r w:rsidRPr="007E52D1">
        <w:rPr>
          <w:b/>
          <w:bCs/>
        </w:rPr>
        <w:t>O(B)</w:t>
      </w:r>
      <w:r w:rsidRPr="007E52D1">
        <w:t>) + ταξινόμηση υπολοίπων (</w:t>
      </w:r>
      <w:r w:rsidRPr="007E52D1">
        <w:rPr>
          <w:b/>
          <w:bCs/>
        </w:rPr>
        <w:t xml:space="preserve">O(G </w:t>
      </w:r>
      <w:proofErr w:type="spellStart"/>
      <w:r w:rsidRPr="007E52D1">
        <w:rPr>
          <w:b/>
          <w:bCs/>
        </w:rPr>
        <w:t>log</w:t>
      </w:r>
      <w:proofErr w:type="spellEnd"/>
      <w:r w:rsidRPr="007E52D1">
        <w:rPr>
          <w:b/>
          <w:bCs/>
        </w:rPr>
        <w:t xml:space="preserve"> G)</w:t>
      </w:r>
      <w:r w:rsidRPr="007E52D1">
        <w:t>).</w:t>
      </w:r>
    </w:p>
    <w:p w14:paraId="6C5DEF3A" w14:textId="77777777" w:rsidR="00220D49" w:rsidRDefault="00220D49" w:rsidP="00220D49">
      <w:pPr>
        <w:spacing w:line="240" w:lineRule="auto"/>
      </w:pPr>
    </w:p>
    <w:p w14:paraId="30CB368F" w14:textId="77777777" w:rsidR="00220D49" w:rsidRDefault="00220D49" w:rsidP="00220D49">
      <w:pPr>
        <w:spacing w:line="240" w:lineRule="auto"/>
      </w:pPr>
    </w:p>
    <w:p w14:paraId="2E8B7CEF" w14:textId="77777777" w:rsidR="00220D49" w:rsidRDefault="00220D49" w:rsidP="00220D49">
      <w:pPr>
        <w:spacing w:line="240" w:lineRule="auto"/>
      </w:pPr>
    </w:p>
    <w:p w14:paraId="3DB079FC" w14:textId="77777777" w:rsidR="00220D49" w:rsidRDefault="00220D49" w:rsidP="00220D49">
      <w:pPr>
        <w:spacing w:line="240" w:lineRule="auto"/>
      </w:pPr>
    </w:p>
    <w:p w14:paraId="44335405" w14:textId="6755BD7B" w:rsidR="00220D49" w:rsidRPr="00523D91" w:rsidRDefault="000E48C0" w:rsidP="000E48C0">
      <w:pPr>
        <w:pStyle w:val="Heading1"/>
      </w:pPr>
      <w:r>
        <w:t>4</w:t>
      </w:r>
      <w:r w:rsidR="00220D49" w:rsidRPr="00220D49">
        <w:t>. Απαιτούμενες Δομές Δεδομένων (C)</w:t>
      </w:r>
    </w:p>
    <w:p w14:paraId="5D811737" w14:textId="44B55D2C" w:rsidR="0097094D" w:rsidRPr="00220D49" w:rsidRDefault="0097094D" w:rsidP="00220D49">
      <w:pPr>
        <w:spacing w:line="240" w:lineRule="auto"/>
        <w:rPr>
          <w:b/>
          <w:bCs/>
        </w:rPr>
      </w:pPr>
      <w:r>
        <w:rPr>
          <w:b/>
          <w:bCs/>
        </w:rPr>
        <w:t xml:space="preserve">Βρίσκονται στο </w:t>
      </w:r>
      <w:r w:rsidR="007956BA">
        <w:rPr>
          <w:b/>
          <w:bCs/>
        </w:rPr>
        <w:t>αρχείο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Library</w:t>
      </w:r>
      <w:r w:rsidRPr="0097094D">
        <w:rPr>
          <w:b/>
          <w:bCs/>
        </w:rPr>
        <w:t>.</w:t>
      </w:r>
      <w:r w:rsidR="00174C9B">
        <w:rPr>
          <w:b/>
          <w:bCs/>
          <w:lang w:val="en-US"/>
        </w:rPr>
        <w:t>h</w:t>
      </w:r>
      <w:r w:rsidR="00174C9B" w:rsidRPr="00174C9B">
        <w:rPr>
          <w:b/>
          <w:bCs/>
        </w:rPr>
        <w:t xml:space="preserve"> </w:t>
      </w:r>
      <w:r w:rsidR="00174C9B">
        <w:rPr>
          <w:b/>
          <w:bCs/>
        </w:rPr>
        <w:t>που συνοδεύει την άσκηση</w:t>
      </w:r>
    </w:p>
    <w:p w14:paraId="002B1D96" w14:textId="77777777" w:rsidR="00220D49" w:rsidRDefault="00220D49" w:rsidP="00220D49">
      <w:pPr>
        <w:spacing w:line="240" w:lineRule="auto"/>
      </w:pPr>
      <w:r w:rsidRPr="00220D49">
        <w:t xml:space="preserve">Επιτρέπεται να επεκτείνετε πεδία αν χρειαστεί, αλλά κρατήστε τη </w:t>
      </w:r>
      <w:r w:rsidRPr="00220D49">
        <w:rPr>
          <w:b/>
          <w:bCs/>
        </w:rPr>
        <w:t>λογική λιστών</w:t>
      </w:r>
      <w:r w:rsidRPr="00220D49">
        <w:t xml:space="preserve"> και τη </w:t>
      </w:r>
      <w:r w:rsidRPr="00220D49">
        <w:rPr>
          <w:b/>
          <w:bCs/>
        </w:rPr>
        <w:t>διάκριση ταξινομημένων/μη</w:t>
      </w:r>
      <w:r w:rsidRPr="00220D49">
        <w:t>.</w:t>
      </w:r>
    </w:p>
    <w:p w14:paraId="1C42FF89" w14:textId="77777777" w:rsidR="000E48C0" w:rsidRDefault="000E48C0" w:rsidP="00220D49">
      <w:pPr>
        <w:spacing w:line="240" w:lineRule="auto"/>
      </w:pPr>
    </w:p>
    <w:p w14:paraId="15435F2B" w14:textId="4549C35A" w:rsidR="000E48C0" w:rsidRDefault="000E48C0" w:rsidP="000E48C0">
      <w:pPr>
        <w:pStyle w:val="Heading1"/>
      </w:pPr>
      <w:r>
        <w:t>5</w:t>
      </w:r>
      <w:r w:rsidRPr="00220D49">
        <w:t xml:space="preserve">. </w:t>
      </w:r>
      <w:r w:rsidR="000D29FF">
        <w:t>Σετ Δοκιμών</w:t>
      </w:r>
    </w:p>
    <w:p w14:paraId="29113C4F" w14:textId="017BFB36" w:rsidR="000E48C0" w:rsidRPr="006F74EE" w:rsidRDefault="003E3C4F" w:rsidP="003E3C4F">
      <w:r>
        <w:t>Συνοδευτικά δίνονται</w:t>
      </w:r>
      <w:r w:rsidRPr="003E3C4F">
        <w:t xml:space="preserve"> </w:t>
      </w:r>
      <w:r w:rsidR="006F74EE">
        <w:rPr>
          <w:b/>
          <w:bCs/>
        </w:rPr>
        <w:t>2</w:t>
      </w:r>
      <w:r w:rsidRPr="003E3C4F">
        <w:rPr>
          <w:b/>
          <w:bCs/>
        </w:rPr>
        <w:t xml:space="preserve"> πλήρη σετ δοκιμών</w:t>
      </w:r>
      <w:r w:rsidRPr="003E3C4F">
        <w:t xml:space="preserve"> που καλύπτουν βασική ροή, άκρα/σφάλματα, ισοπαλίες/κατανομή και επανατοποθετήσεις. </w:t>
      </w:r>
    </w:p>
    <w:p w14:paraId="4493008C" w14:textId="77777777" w:rsidR="00523D91" w:rsidRPr="006F74EE" w:rsidRDefault="00523D91" w:rsidP="003E3C4F"/>
    <w:p w14:paraId="5D096988" w14:textId="7F5A16FD" w:rsidR="00523D91" w:rsidRDefault="00523D91" w:rsidP="00523D91">
      <w:pPr>
        <w:pStyle w:val="Heading1"/>
      </w:pPr>
      <w:r>
        <w:t>6. Παράδοση</w:t>
      </w:r>
    </w:p>
    <w:p w14:paraId="3ECB77D5" w14:textId="5272D697" w:rsidR="00523D91" w:rsidRDefault="00523D91" w:rsidP="003E3C4F">
      <w:r>
        <w:rPr>
          <w:lang w:val="en-US"/>
        </w:rPr>
        <w:t>O</w:t>
      </w:r>
      <w:r>
        <w:t xml:space="preserve"> κώδικά σας, μαζί με ένα τεστ αρχείο που δείχνει ότι </w:t>
      </w:r>
      <w:r w:rsidR="00E93FB7">
        <w:t>δουλεύουν</w:t>
      </w:r>
      <w:r>
        <w:t xml:space="preserve"> σωστά όλες οι εντολές, τα αποτελέσματα εκτέλεσης των παραπάνω </w:t>
      </w:r>
      <w:r w:rsidR="006F74EE">
        <w:t>2</w:t>
      </w:r>
      <w:r>
        <w:t xml:space="preserve"> σετ δοκιμών.</w:t>
      </w:r>
    </w:p>
    <w:p w14:paraId="681C1D6B" w14:textId="7E134621" w:rsidR="008565B0" w:rsidRDefault="008565B0" w:rsidP="003E3C4F">
      <w:r>
        <w:t>Ο κώδικας πρέπει να μεταγλωττίζεται και να λειτουργεί ορθά στα μηχανήματα της σχολής.</w:t>
      </w:r>
    </w:p>
    <w:p w14:paraId="35A058BE" w14:textId="77777777" w:rsidR="00A05E78" w:rsidRDefault="00A05E78" w:rsidP="003E3C4F"/>
    <w:p w14:paraId="3C93707A" w14:textId="120A1AAF" w:rsidR="0090792D" w:rsidRDefault="0090792D">
      <w:r>
        <w:br w:type="page"/>
      </w:r>
    </w:p>
    <w:p w14:paraId="28AE7920" w14:textId="5A5A415F" w:rsidR="00A05E78" w:rsidRPr="00523D91" w:rsidRDefault="0090792D" w:rsidP="003E3C4F">
      <w:r>
        <w:rPr>
          <w:noProof/>
        </w:rPr>
        <w:lastRenderedPageBreak/>
        <w:drawing>
          <wp:inline distT="0" distB="0" distL="0" distR="0" wp14:anchorId="538AC5C8" wp14:editId="575CB4D6">
            <wp:extent cx="5274310" cy="58019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E78" w:rsidRPr="00523D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1CEC"/>
    <w:multiLevelType w:val="hybridMultilevel"/>
    <w:tmpl w:val="7F3246C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E351E7"/>
    <w:multiLevelType w:val="multilevel"/>
    <w:tmpl w:val="8CA4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21DA0"/>
    <w:multiLevelType w:val="multilevel"/>
    <w:tmpl w:val="9168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44E47"/>
    <w:multiLevelType w:val="multilevel"/>
    <w:tmpl w:val="957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800D7"/>
    <w:multiLevelType w:val="multilevel"/>
    <w:tmpl w:val="D33C35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92D6E"/>
    <w:multiLevelType w:val="multilevel"/>
    <w:tmpl w:val="08DE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748C3"/>
    <w:multiLevelType w:val="multilevel"/>
    <w:tmpl w:val="6876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4447C"/>
    <w:multiLevelType w:val="multilevel"/>
    <w:tmpl w:val="2092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7490B"/>
    <w:multiLevelType w:val="multilevel"/>
    <w:tmpl w:val="F0E0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F5F47"/>
    <w:multiLevelType w:val="multilevel"/>
    <w:tmpl w:val="EFEA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05F83"/>
    <w:multiLevelType w:val="multilevel"/>
    <w:tmpl w:val="CBF2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F63AB"/>
    <w:multiLevelType w:val="multilevel"/>
    <w:tmpl w:val="BDB2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32E5B"/>
    <w:multiLevelType w:val="multilevel"/>
    <w:tmpl w:val="1728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B6E13"/>
    <w:multiLevelType w:val="hybridMultilevel"/>
    <w:tmpl w:val="329CE424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E993646"/>
    <w:multiLevelType w:val="multilevel"/>
    <w:tmpl w:val="D67C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876B9"/>
    <w:multiLevelType w:val="multilevel"/>
    <w:tmpl w:val="AED4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B7C67"/>
    <w:multiLevelType w:val="multilevel"/>
    <w:tmpl w:val="A076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D0AF9"/>
    <w:multiLevelType w:val="multilevel"/>
    <w:tmpl w:val="6502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31F03"/>
    <w:multiLevelType w:val="multilevel"/>
    <w:tmpl w:val="C11E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91620"/>
    <w:multiLevelType w:val="hybridMultilevel"/>
    <w:tmpl w:val="EF181712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35C17E4"/>
    <w:multiLevelType w:val="multilevel"/>
    <w:tmpl w:val="9B94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F027C"/>
    <w:multiLevelType w:val="multilevel"/>
    <w:tmpl w:val="03FC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DC5909"/>
    <w:multiLevelType w:val="multilevel"/>
    <w:tmpl w:val="E35E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54008"/>
    <w:multiLevelType w:val="multilevel"/>
    <w:tmpl w:val="71EA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B6AF1"/>
    <w:multiLevelType w:val="multilevel"/>
    <w:tmpl w:val="BB78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5A45D4"/>
    <w:multiLevelType w:val="multilevel"/>
    <w:tmpl w:val="491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FE13FE"/>
    <w:multiLevelType w:val="multilevel"/>
    <w:tmpl w:val="5DA0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1E561E"/>
    <w:multiLevelType w:val="hybridMultilevel"/>
    <w:tmpl w:val="E6A4AF3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A6B23D6"/>
    <w:multiLevelType w:val="multilevel"/>
    <w:tmpl w:val="03B4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D7267A"/>
    <w:multiLevelType w:val="multilevel"/>
    <w:tmpl w:val="8408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4"/>
  </w:num>
  <w:num w:numId="3">
    <w:abstractNumId w:val="1"/>
  </w:num>
  <w:num w:numId="4">
    <w:abstractNumId w:val="26"/>
  </w:num>
  <w:num w:numId="5">
    <w:abstractNumId w:val="11"/>
  </w:num>
  <w:num w:numId="6">
    <w:abstractNumId w:val="20"/>
  </w:num>
  <w:num w:numId="7">
    <w:abstractNumId w:val="21"/>
  </w:num>
  <w:num w:numId="8">
    <w:abstractNumId w:val="22"/>
  </w:num>
  <w:num w:numId="9">
    <w:abstractNumId w:val="17"/>
  </w:num>
  <w:num w:numId="10">
    <w:abstractNumId w:val="10"/>
  </w:num>
  <w:num w:numId="11">
    <w:abstractNumId w:val="0"/>
  </w:num>
  <w:num w:numId="12">
    <w:abstractNumId w:val="23"/>
  </w:num>
  <w:num w:numId="13">
    <w:abstractNumId w:val="9"/>
  </w:num>
  <w:num w:numId="14">
    <w:abstractNumId w:val="18"/>
  </w:num>
  <w:num w:numId="15">
    <w:abstractNumId w:val="7"/>
  </w:num>
  <w:num w:numId="16">
    <w:abstractNumId w:val="16"/>
  </w:num>
  <w:num w:numId="17">
    <w:abstractNumId w:val="3"/>
  </w:num>
  <w:num w:numId="18">
    <w:abstractNumId w:val="6"/>
  </w:num>
  <w:num w:numId="19">
    <w:abstractNumId w:val="5"/>
  </w:num>
  <w:num w:numId="20">
    <w:abstractNumId w:val="13"/>
  </w:num>
  <w:num w:numId="21">
    <w:abstractNumId w:val="19"/>
  </w:num>
  <w:num w:numId="22">
    <w:abstractNumId w:val="2"/>
  </w:num>
  <w:num w:numId="23">
    <w:abstractNumId w:val="4"/>
  </w:num>
  <w:num w:numId="24">
    <w:abstractNumId w:val="12"/>
  </w:num>
  <w:num w:numId="25">
    <w:abstractNumId w:val="25"/>
  </w:num>
  <w:num w:numId="26">
    <w:abstractNumId w:val="29"/>
  </w:num>
  <w:num w:numId="27">
    <w:abstractNumId w:val="15"/>
  </w:num>
  <w:num w:numId="28">
    <w:abstractNumId w:val="28"/>
  </w:num>
  <w:num w:numId="29">
    <w:abstractNumId w:val="28"/>
  </w:num>
  <w:num w:numId="30">
    <w:abstractNumId w:val="8"/>
  </w:num>
  <w:num w:numId="31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yron Tsatsarakis">
    <w15:presenceInfo w15:providerId="None" w15:userId="Myron Tsatsarak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26"/>
    <w:rsid w:val="00016A24"/>
    <w:rsid w:val="00040037"/>
    <w:rsid w:val="0007663C"/>
    <w:rsid w:val="000A6A23"/>
    <w:rsid w:val="000B5320"/>
    <w:rsid w:val="000D29FF"/>
    <w:rsid w:val="000D4BB2"/>
    <w:rsid w:val="000E48C0"/>
    <w:rsid w:val="00110DEB"/>
    <w:rsid w:val="00174C9B"/>
    <w:rsid w:val="00190AF9"/>
    <w:rsid w:val="001C22BC"/>
    <w:rsid w:val="00203F3B"/>
    <w:rsid w:val="00206020"/>
    <w:rsid w:val="00220D49"/>
    <w:rsid w:val="00232584"/>
    <w:rsid w:val="002A2B1E"/>
    <w:rsid w:val="002F4A7E"/>
    <w:rsid w:val="0030484C"/>
    <w:rsid w:val="00323846"/>
    <w:rsid w:val="00331C7A"/>
    <w:rsid w:val="00351EB8"/>
    <w:rsid w:val="003A6AAA"/>
    <w:rsid w:val="003C3707"/>
    <w:rsid w:val="003E3C4F"/>
    <w:rsid w:val="004131F7"/>
    <w:rsid w:val="0042571A"/>
    <w:rsid w:val="00457D93"/>
    <w:rsid w:val="00460DAC"/>
    <w:rsid w:val="00485C4F"/>
    <w:rsid w:val="004C530D"/>
    <w:rsid w:val="004E0F85"/>
    <w:rsid w:val="004E2CC0"/>
    <w:rsid w:val="00520998"/>
    <w:rsid w:val="00523D91"/>
    <w:rsid w:val="005620BC"/>
    <w:rsid w:val="005D3652"/>
    <w:rsid w:val="006142D0"/>
    <w:rsid w:val="00684174"/>
    <w:rsid w:val="006E12C1"/>
    <w:rsid w:val="006F74EE"/>
    <w:rsid w:val="0070509A"/>
    <w:rsid w:val="00723C9B"/>
    <w:rsid w:val="0072413A"/>
    <w:rsid w:val="00747582"/>
    <w:rsid w:val="00763A26"/>
    <w:rsid w:val="007956BA"/>
    <w:rsid w:val="007A6F77"/>
    <w:rsid w:val="007B09BE"/>
    <w:rsid w:val="007B43A5"/>
    <w:rsid w:val="007E52D1"/>
    <w:rsid w:val="00821766"/>
    <w:rsid w:val="008565B0"/>
    <w:rsid w:val="008754E6"/>
    <w:rsid w:val="00896598"/>
    <w:rsid w:val="0090792D"/>
    <w:rsid w:val="00925B2B"/>
    <w:rsid w:val="009405A1"/>
    <w:rsid w:val="0094302D"/>
    <w:rsid w:val="0097094D"/>
    <w:rsid w:val="0099141E"/>
    <w:rsid w:val="009971E2"/>
    <w:rsid w:val="009C1ADB"/>
    <w:rsid w:val="009D2DEF"/>
    <w:rsid w:val="009E48EB"/>
    <w:rsid w:val="009F2BD9"/>
    <w:rsid w:val="00A05E78"/>
    <w:rsid w:val="00A315DF"/>
    <w:rsid w:val="00A419E7"/>
    <w:rsid w:val="00A86E45"/>
    <w:rsid w:val="00A90954"/>
    <w:rsid w:val="00AA5E28"/>
    <w:rsid w:val="00AE5168"/>
    <w:rsid w:val="00B153BB"/>
    <w:rsid w:val="00B8167C"/>
    <w:rsid w:val="00C132AE"/>
    <w:rsid w:val="00C23F0B"/>
    <w:rsid w:val="00C95488"/>
    <w:rsid w:val="00CC3E2B"/>
    <w:rsid w:val="00D02ED9"/>
    <w:rsid w:val="00D05C3C"/>
    <w:rsid w:val="00D80E21"/>
    <w:rsid w:val="00D9472E"/>
    <w:rsid w:val="00DA2AF4"/>
    <w:rsid w:val="00DC60D7"/>
    <w:rsid w:val="00DF23EE"/>
    <w:rsid w:val="00E93FB7"/>
    <w:rsid w:val="00EA73E2"/>
    <w:rsid w:val="00EB2545"/>
    <w:rsid w:val="00F55CA7"/>
    <w:rsid w:val="00F562B4"/>
    <w:rsid w:val="00FB620E"/>
    <w:rsid w:val="00FC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B6B8CC"/>
  <w15:chartTrackingRefBased/>
  <w15:docId w15:val="{BCDF50B9-335B-4EC4-81D7-BE4637CF7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72E"/>
  </w:style>
  <w:style w:type="paragraph" w:styleId="Heading1">
    <w:name w:val="heading 1"/>
    <w:basedOn w:val="Normal"/>
    <w:next w:val="Normal"/>
    <w:link w:val="Heading1Char"/>
    <w:uiPriority w:val="9"/>
    <w:qFormat/>
    <w:rsid w:val="00F562B4"/>
    <w:pPr>
      <w:spacing w:line="240" w:lineRule="auto"/>
      <w:jc w:val="both"/>
      <w:outlineLvl w:val="0"/>
    </w:pPr>
    <w:rPr>
      <w:b/>
      <w:bCs/>
      <w:color w:val="156082" w:themeColor="accent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E2B"/>
    <w:pPr>
      <w:jc w:val="both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2B4"/>
    <w:rPr>
      <w:b/>
      <w:bCs/>
      <w:color w:val="156082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CC3E2B"/>
    <w:rPr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A2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23F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3F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3F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3F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3F0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050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42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1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8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8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5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1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8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7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6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4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84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5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6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3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9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7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9</Pages>
  <Words>1564</Words>
  <Characters>9351</Characters>
  <Application>Microsoft Office Word</Application>
  <DocSecurity>0</DocSecurity>
  <Lines>77</Lines>
  <Paragraphs>21</Paragraphs>
  <ScaleCrop>false</ScaleCrop>
  <Company/>
  <LinksUpToDate>false</LinksUpToDate>
  <CharactersWithSpaces>10894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Haridimos Kondylakis</dc:creator>
  <cp:keywords/>
  <dc:description/>
  <cp:lastModifiedBy>Myron Tsatsarakis</cp:lastModifiedBy>
  <cp:revision>88</cp:revision>
  <dcterms:created xsi:type="dcterms:W3CDTF">2025-10-04T20:51:00Z</dcterms:created>
  <dcterms:modified xsi:type="dcterms:W3CDTF">2025-10-17T15:11:00Z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81d5ca4b-dee2-426e-9615-3b6aa3601e16</vt:lpwstr>
  </property>
</Properties>
</file>